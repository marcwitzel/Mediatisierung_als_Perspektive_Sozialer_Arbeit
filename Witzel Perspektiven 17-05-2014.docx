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comments.xml" ContentType="application/vnd.openxmlformats-officedocument.wordprocessingml.comment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spacing w:after="57" w:before="57"/>
        <w:contextualSpacing w:val="false"/>
        <w:rPr/>
      </w:pPr>
      <w:r>
        <w:rPr/>
        <w:t>Marc Witzel</w:t>
      </w:r>
    </w:p>
    <w:p>
      <w:pPr>
        <w:pStyle w:val="style26"/>
        <w:rPr/>
      </w:pPr>
      <w:commentRangeStart w:id="0"/>
      <w:r>
        <w:rPr/>
        <w:t xml:space="preserve">Mediatisierung als eine Perspektive Sozialer Arbeit </w:t>
      </w:r>
      <w:commentRangeEnd w:id="0"/>
      <w:r>
        <w:rPr/>
      </w:r>
      <w:r>
        <w:rPr/>
        <w:commentReference w:id="0"/>
      </w:r>
      <w:ins w:author="Marc Witzel" w:date="2014-05-20T14:13:00Z" w:id="0">
        <w:r>
          <w:rPr/>
          <w:commentReference w:id="1"/>
        </w:r>
      </w:ins>
      <w:r>
        <w:rPr/>
        <w:t>(Arbeitstitel)</w:t>
      </w:r>
    </w:p>
    <w:p>
      <w:pPr>
        <w:pStyle w:val="style0"/>
        <w:rPr/>
      </w:pPr>
      <w:r>
        <w:rPr/>
      </w:r>
    </w:p>
    <w:p>
      <w:pPr>
        <w:pStyle w:val="style1"/>
        <w:numPr>
          <w:ilvl w:val="0"/>
          <w:numId w:val="1"/>
        </w:numPr>
        <w:rPr/>
      </w:pPr>
      <w:r>
        <w:rPr/>
        <w:t>Einleitung</w:t>
      </w:r>
    </w:p>
    <w:p>
      <w:pPr>
        <w:pStyle w:val="style0"/>
        <w:rPr/>
      </w:pPr>
      <w:r>
        <w:rPr/>
        <w:t xml:space="preserve">Die Verbreitung sogenannter neuer oder digitaler Medien stellt auch für die Soziale Arbeit kein Randphänomen mehr dar. Professionelle und Adressatinnen und Adressaten handeln mit und durch Medien und sind mit dem Medienhandeln anderer konfrontiert. Dabei geht es nicht nur um konkrete professionelle Arbeitsbezüge oder Formen des Medienhandelns, die als riskant oder förderlich eingestuft werden. </w:t>
      </w:r>
      <w:commentRangeStart w:id="2"/>
      <w:r>
        <w:rPr/>
        <w:t xml:space="preserve">Vielmehr werden durch das Medienhandeln Arbeits- und Lebensvollzüge intensiv geprägt. Diese Auswirkungen eines Mediatisierungsprozesses als Meta-Prozess (1) </w:t>
      </w:r>
      <w:commentRangeEnd w:id="2"/>
      <w:r>
        <w:rPr/>
      </w:r>
      <w:r>
        <w:rPr/>
        <w:commentReference w:id="2"/>
      </w:r>
      <w:ins w:author="Marc Witzel" w:date="2014-05-20T16:18:00Z" w:id="1">
        <w:r>
          <w:rPr/>
          <w:commentReference w:id="3"/>
        </w:r>
      </w:ins>
      <w:ins w:author="Unbekannter Autor" w:date="2014-05-20T12:26:00Z" w:id="2">
        <w:r>
          <w:rPr/>
          <w:commentReference w:id="4"/>
        </w:r>
      </w:ins>
      <w:r>
        <w:rPr/>
        <w:t xml:space="preserve">sind innerhalb der Sozialen Arbeit bisher unterschiedlich aufgegriffen und diskutiert worden (2). Dennoch ist das Themenfeld 'Mediatisierung' als komplexes und heterogenes Feld (3) scheinbar noch immer randständig innerhalb der Diskurse Sozialer Arbeit. Welche Perspektiven auf Mediatisierung innerhalb der Sozialen Arbeit möglich sind und warum Mediatisierung eine relevante Querschnittsperspektive für die Soziale Arbeit ist (4), soll hier aufgezeigt werden.  </w:t>
      </w:r>
    </w:p>
    <w:p>
      <w:pPr>
        <w:pStyle w:val="style1"/>
        <w:numPr>
          <w:ilvl w:val="0"/>
          <w:numId w:val="1"/>
        </w:numPr>
        <w:rPr/>
      </w:pPr>
      <w:r>
        <w:rPr/>
        <w:t>Mediatisierung als Meta-Prozess</w:t>
      </w:r>
    </w:p>
    <w:p>
      <w:pPr>
        <w:pStyle w:val="style0"/>
        <w:rPr/>
      </w:pPr>
      <w:r>
        <w:rPr/>
        <w:t xml:space="preserve">Mediatisierung als ein gesellschaftlicher Meta-Prozess zeichnet </w:t>
      </w:r>
      <w:commentRangeStart w:id="5"/>
      <w:r>
        <w:rPr/>
        <w:t xml:space="preserve">sich durch in medialen Bezügen vollzogene sozialen Handlungen </w:t>
      </w:r>
      <w:commentRangeEnd w:id="5"/>
      <w:r>
        <w:rPr/>
      </w:r>
      <w:r>
        <w:rPr/>
        <w:commentReference w:id="5"/>
      </w:r>
      <w:ins w:author="Marc Witzel" w:date="2014-05-20T14:38:00Z" w:id="3">
        <w:r>
          <w:rPr/>
          <w:commentReference w:id="6"/>
        </w:r>
      </w:ins>
      <w:r>
        <w:rPr/>
        <w:t xml:space="preserve">von Akteurinnen und Akteuren aus (vgl. Theunert &amp; Schorb, 2010, S. 245; Krotz, 2007, S. 278; Krotz, 2012, S. 37). Meta-Prozesse sind gesellschaftliche Wandlungsprozesse zu bezeichnen, die im Unterschied zu Prozessen zeitlich nicht klar einzugrenzen sind und kulturübergreifend stattfinden (vgl. Krotz, 2007, S. 27; zu Prozessen Miebach, 2008). Als solch ein Meta-Prozess bezieht sich Mediatisierung zum einen auf andere Meta-Prozesse wie Globalisierung oder Individualisierung, thematisiert als Diskurs jedoch medienbezogene gesellschaftliche Veränderungen. </w:t>
      </w:r>
    </w:p>
    <w:p>
      <w:pPr>
        <w:pStyle w:val="style0"/>
        <w:rPr/>
      </w:pPr>
      <w:r>
        <w:rPr/>
        <w:t xml:space="preserve">Der von Krotz (2012) genutze Medienbegriff beschreibt Medien dabei als „[...] </w:t>
      </w:r>
      <w:commentRangeStart w:id="7"/>
      <w:r>
        <w:rPr/>
        <w:t>dementsprechend[e]</w:t>
      </w:r>
      <w:commentRangeEnd w:id="7"/>
      <w:r>
        <w:rPr/>
      </w:r>
      <w:r>
        <w:rPr/>
        <w:commentReference w:id="7"/>
      </w:r>
      <w:ins w:author="Marc Witzel" w:date="2014-05-20T14:51:00Z" w:id="4">
        <w:r>
          <w:rPr/>
          <w:commentReference w:id="8"/>
        </w:r>
      </w:ins>
      <w:r>
        <w:rPr/>
        <w:t xml:space="preserve"> Entitäten [...], die dazu dienen, Kommunikation zu ermöglichen, zu modifzieren und zu gestalten [...]“ (Krotz, 2012, S. 41–42). Medien gehen dabei insofern über Techniken hinaus, als dass Medien situativ und strukturell wirksam sind und nicht nur Kanäle für Kommunikationsinhalte darstellen, sondern die Produktion von Kommunikation selbst mitbestimmen. </w:t>
      </w:r>
    </w:p>
    <w:p>
      <w:pPr>
        <w:pStyle w:val="style0"/>
        <w:rPr/>
      </w:pPr>
      <w:r>
        <w:rPr/>
        <w:t xml:space="preserve">Mediatisierung bezieht sich somit auf Kommunikationsprozesse von Akteurinnen und Akteuren. Kommunikation als soziales Handeln kann dabei zwischen Menschen medial vermittelt stattfinden, ebenso kann sie jedoch zwischen Menschen und allgemein adressierten, standardisierten </w:t>
      </w:r>
      <w:commentRangeStart w:id="9"/>
      <w:r>
        <w:rPr/>
        <w:t xml:space="preserve">Kommunikaten </w:t>
      </w:r>
      <w:commentRangeEnd w:id="9"/>
      <w:r>
        <w:rPr/>
      </w:r>
      <w:r>
        <w:rPr/>
        <w:commentReference w:id="9"/>
      </w:r>
      <w:ins w:author="Marc Witzel" w:date="2014-05-21T14:45:00Z" w:id="5">
        <w:r>
          <w:rPr/>
          <w:commentReference w:id="10"/>
        </w:r>
      </w:ins>
      <w:r>
        <w:rPr/>
        <w:t xml:space="preserve">erfolgen oder zwischen Menschen und interaktiven Systemen (vgl. (Krotz, 2007, S. 57–59); (Krotz, 2007). Jegliche Form der Kommunikation als soziale Handlung unterliegt dabei sowohl einer situativen Ausgestaltung, als auch einer strukturellen Wirkung des Mediatisierungsprozesses. </w:t>
      </w:r>
    </w:p>
    <w:p>
      <w:pPr>
        <w:pStyle w:val="style0"/>
        <w:rPr/>
      </w:pPr>
      <w:r>
        <w:rPr/>
        <w:t xml:space="preserve">Die situative Ausgestaltung bezieht sich dabei auf Medien als Erlebnisraum und Inszenierungsapparat im Kontext des Medienhandelns. Als kulturelle und soziale Erlebnisräume beziehen Medien den Menschen ein und gehen über das Übermitteln eines Kommunikates hinaus. Vielmehr wird ein eigenes, situatives Erlebnis im Medienhandeln geschaffen. </w:t>
      </w:r>
    </w:p>
    <w:p>
      <w:pPr>
        <w:pStyle w:val="style0"/>
        <w:rPr/>
      </w:pPr>
      <w:r>
        <w:rPr/>
        <w:t xml:space="preserve">Als Inszenierungsapparat verweisen Medien darauf, dass Inhalte medienspezifischen „Kodier- und Produktionsweisen“ (Krotz, 2012, S. 43) unterliegen und so medienspezifisch gestaltet und präsentiert werden. Auf diese Weise wird Kommunikation situativ ausgestaltet und differenziert. Auf einer strukturellen Ebene beschreibt der Mediatisierungsprozess </w:t>
      </w:r>
      <w:commentRangeStart w:id="11"/>
      <w:r>
        <w:rPr/>
        <w:t xml:space="preserve">zum einen </w:t>
      </w:r>
      <w:commentRangeEnd w:id="11"/>
      <w:r>
        <w:rPr/>
      </w:r>
      <w:r>
        <w:rPr/>
        <w:commentReference w:id="11"/>
      </w:r>
      <w:ins w:author="Marc Witzel" w:date="2014-05-20T12:43:00Z" w:id="6">
        <w:r>
          <w:rPr/>
          <w:commentReference w:id="12"/>
        </w:r>
      </w:ins>
      <w:r>
        <w:rPr/>
        <w:t xml:space="preserve">die unterschiedlichen technischen Voraussetzungen für das Medienhandeln, die zwar die Verfügungsmöglichkeiten über diese Techniken und Kompetenzen zur Nutzung beinhalten, sich jedoch </w:t>
      </w:r>
      <w:del w:author="Marc Witzel" w:date="2014-05-20T15:02:00Z" w:id="7">
        <w:r>
          <w:rPr/>
          <w:delText>ebenso</w:delText>
        </w:r>
      </w:del>
      <w:ins w:author="Marc Witzel" w:date="2014-05-20T15:02:00Z" w:id="8">
        <w:r>
          <w:rPr/>
          <w:t>zum anderen</w:t>
        </w:r>
      </w:ins>
      <w:r>
        <w:rPr/>
        <w:t xml:space="preserve"> auf Infrastruktur bezieht </w:t>
      </w:r>
      <w:commentRangeStart w:id="13"/>
      <w:r>
        <w:rPr/>
        <w:t>ebenso wie er Medien als Institutionen, die in den alltäglichen Bezügen ihrer Nutzer kaum noch reflektiert werden, sondern die als bekannt vorausgesetzt werden beschreibt</w:t>
      </w:r>
      <w:commentRangeEnd w:id="13"/>
      <w:r>
        <w:rPr/>
      </w:r>
      <w:r>
        <w:rPr/>
        <w:commentReference w:id="13"/>
      </w:r>
      <w:ins w:author="Marc Witzel" w:date="2014-05-20T15:04:00Z" w:id="9">
        <w:r>
          <w:rPr/>
          <w:commentReference w:id="14"/>
        </w:r>
      </w:ins>
      <w:r>
        <w:rPr/>
        <w:t xml:space="preserve"> (vgl. (Krotz, 2012, S. 43).</w:t>
      </w:r>
    </w:p>
    <w:p>
      <w:pPr>
        <w:pStyle w:val="style0"/>
        <w:rPr/>
      </w:pPr>
      <w:r>
        <w:rPr/>
        <w:t xml:space="preserve">Die stetig zunehmende Internetnutzung als ein Element dieses Mediatisierungsprozesses verändert einerseits die Kommunikation und den Alltag von Akteurinnen und Akteuren und stellt in diesem Zusammenhang auch die Frage nach deren gesellschaftlicher Verortung neu (vgl. van Eimeren &amp; Frees, 2012; Zillien, 2006). Mediatisierungsprozesse sind daher sowohl auf der Mikroebene individuellen Handelns zu verorten, als auch auf der Makroebene gesellschaftlicher Veränderungen. Als Meta-Prozess gesellschaftlicher Veränderung verweist die Mediatisierungsthese darauf, dass die Veränderungen alltäglicher sozialer Kommunikationshandlungen sich auf die Kultur und Identität der Menschen ebenso auswirkt, wie auf </w:t>
      </w:r>
      <w:del w:author="Universitaet" w:date="2014-05-17T15:01:00Z" w:id="10">
        <w:r>
          <w:rPr/>
          <w:delText xml:space="preserve">dessen </w:delText>
        </w:r>
      </w:del>
      <w:ins w:author="Universitaet" w:date="2014-05-17T15:01:00Z" w:id="11">
        <w:r>
          <w:rPr/>
          <w:t xml:space="preserve">deren </w:t>
        </w:r>
      </w:ins>
      <w:r>
        <w:rPr/>
        <w:t xml:space="preserve">Alltag und </w:t>
      </w:r>
      <w:del w:author="Universitaet" w:date="2014-05-17T15:01:00Z" w:id="12">
        <w:r>
          <w:rPr/>
          <w:delText xml:space="preserve">die </w:delText>
        </w:r>
      </w:del>
      <w:ins w:author="Universitaet" w:date="2014-05-17T15:01:00Z" w:id="13">
        <w:r>
          <w:rPr/>
          <w:t xml:space="preserve">auf </w:t>
        </w:r>
      </w:ins>
      <w:r>
        <w:rPr/>
        <w:t>gesellschaftliche</w:t>
      </w:r>
      <w:del w:author="Universitaet" w:date="2014-05-17T15:01:00Z" w:id="14">
        <w:r>
          <w:rPr/>
          <w:delText>n</w:delText>
        </w:r>
      </w:del>
      <w:r>
        <w:rPr/>
        <w:t xml:space="preserve"> Strukturen (vgl. Krotz, 2007, S. 56). </w:t>
      </w:r>
    </w:p>
    <w:p>
      <w:pPr>
        <w:pStyle w:val="style1"/>
        <w:numPr>
          <w:ilvl w:val="0"/>
          <w:numId w:val="1"/>
        </w:numPr>
        <w:rPr/>
      </w:pPr>
      <w:r>
        <w:rPr/>
        <w:t>Mediatisierung innerhalb der Sozialen Arbeit</w:t>
      </w:r>
    </w:p>
    <w:p>
      <w:pPr>
        <w:pStyle w:val="style0"/>
        <w:rPr/>
      </w:pPr>
      <w:r>
        <w:rPr/>
        <w:t xml:space="preserve">Obwohl in den letzten Jahren die Auseinandersetzung mit Fragen der Mediatisierung Sozialer Arbeit zugenommen hat, bleiben auch weiterhin viele Fragen offen. </w:t>
      </w:r>
    </w:p>
    <w:p>
      <w:pPr>
        <w:pStyle w:val="style0"/>
        <w:rPr/>
      </w:pPr>
      <w:commentRangeStart w:id="15"/>
      <w:r>
        <w:rPr/>
        <w:t xml:space="preserve">Die Diskurse um Mediatisierung lassen sich in der Sozialen Arbeit anhand des Systematisierungsvorschlags </w:t>
      </w:r>
      <w:commentRangeEnd w:id="15"/>
      <w:r>
        <w:rPr/>
      </w:r>
      <w:r>
        <w:rPr/>
        <w:commentReference w:id="15"/>
      </w:r>
      <w:ins w:author="Marc Witzel" w:date="2014-05-20T12:44:00Z" w:id="15">
        <w:r>
          <w:rPr/>
          <w:commentReference w:id="16"/>
        </w:r>
      </w:ins>
      <w:r>
        <w:rPr/>
        <w:t xml:space="preserve">von Flösser (1994) mithilfe der drei Dimensionen Profession, Organisation und </w:t>
      </w:r>
      <w:ins w:author="Universitaet" w:date="2014-05-17T15:02:00Z" w:id="16">
        <w:r>
          <w:rPr/>
          <w:t xml:space="preserve">Adressatinnen bzw. </w:t>
        </w:r>
      </w:ins>
      <w:r>
        <w:rPr/>
        <w:t>Adressaten  analytisch differenzieren. Dabei werden nicht nur die unterschiedlichen Dimensionen selbst in den Blick genommen, sondern darüber hinaus auch deren Zusammenspiel untereinander.</w:t>
      </w:r>
    </w:p>
    <w:p>
      <w:pPr>
        <w:pStyle w:val="style0"/>
        <w:rPr/>
      </w:pPr>
      <w:r>
        <w:rPr/>
        <w:t>Auf der Ebene der Profession werden im Kontext Sozialer Arbeit vor allem die Kompetenzen und Qualifikationen der Professionellen thematisiert. So gibt es eine Auseinandersetzung über die notwendigen Qualifikationen von Professionellen in Handlungsfeldern die m</w:t>
      </w:r>
      <w:ins w:author="Marc Witzel" w:date="2014-05-20T12:49:00Z" w:id="17">
        <w:commentRangeStart w:id="17"/>
        <w:r>
          <w:rPr/>
        </w:r>
      </w:ins>
      <w:r>
        <w:rPr/>
        <w:t>edial vermittelte soziale Dienstleistungen erbringen</w:t>
      </w:r>
      <w:ins w:author="Marc Witzel" w:date="2014-05-20T12:49:00Z" w:id="18">
        <w:commentRangeEnd w:id="17"/>
        <w:r>
          <w:rPr/>
        </w:r>
      </w:ins>
      <w:ins w:author="Marc Witzel" w:date="2014-05-20T12:49:00Z" w:id="19">
        <w:r>
          <w:rPr/>
          <w:commentReference w:id="17"/>
        </w:r>
      </w:ins>
      <w:r>
        <w:rPr/>
        <w:t xml:space="preserve">, wie die Onlineberatung (vgl. Kühne, 2009) ebenso, wie um Kompetenzen bezüglich der Kommunikation mit Adressaten und der Öffentlichkeit mittels digitaler Medien (vgl. Alfert &amp; Roggenbach, 2012; Beringer, 2012; Mishna, Bogo, Root, Sawyer &amp; Khoury-Kassabri, 2012), </w:t>
      </w:r>
      <w:commentRangeStart w:id="18"/>
      <w:r>
        <w:rPr/>
        <w:t>Fragen digitaler Professionalität im Umgang mit computergestützen Arbeitsweisen bei der Erbringung sozialer Dienstleistungen (vgl. Ley, 2012; Ley, 2010) und Fragen nach den notwendigen Kompetenzen, um mit den Medienhandlungsweisen von Adressatinnen und Adressaten umzugehen (vgl. Klein, Kutscher, Lojewski &amp; Schäfer, 2009).</w:t>
      </w:r>
      <w:commentRangeEnd w:id="18"/>
      <w:r>
        <w:rPr/>
      </w:r>
      <w:r>
        <w:rPr/>
        <w:commentReference w:id="18"/>
      </w:r>
      <w:ins w:author="Marc Witzel" w:date="2014-05-20T15:09:00Z" w:id="20">
        <w:r>
          <w:rPr/>
          <w:commentReference w:id="19"/>
        </w:r>
      </w:ins>
      <w:r>
        <w:rPr/>
        <w:commentReference w:id="20"/>
      </w:r>
      <w:ins w:author="Marc Witzel" w:date="2014-05-20T12:50:00Z" w:id="21">
        <w:r>
          <w:rPr/>
          <w:commentReference w:id="21"/>
        </w:r>
      </w:ins>
    </w:p>
    <w:p>
      <w:pPr>
        <w:pStyle w:val="style0"/>
        <w:rPr/>
      </w:pPr>
      <w:r>
        <w:rPr/>
        <w:t xml:space="preserve"> </w:t>
      </w:r>
      <w:r>
        <w:rPr/>
        <w:t>Für die Dimension der Organisation werden unterschiedlichste Fragestellungen thematisiert. Zum einen sind dies Fragen des Umgangs mit Medienangeboten. Dabei wird die grundsätzliche Frage nach der Nutzung von Medienangeboten durch die Organisationen gestellt. Inwiefern sollen Organisationen nicht nur mit einer eigenen Homepage, sondern auch innerhalb weiterer Medienangebote ihre Außendarstellung vornehmen? Damit verknüpft sind Fragen nach Social-Media-Policies, die den Umgang der Organisationen und der in ihnen tätigen Akteurinnen und Akteure mit diesen Angeboten regeln. Dazu gehören sowohl die Fragen der Inhalte, welche über die unterschiedlichen Medienangebote kommuniziert werden, als auch Fragen der Erreichbarkeit der Organisation und Fragen des Datenschutzes</w:t>
      </w:r>
      <w:ins w:author="Marc Witzel" w:date="2014-05-21T15:24:00Z" w:id="22">
        <w:r>
          <w:rPr/>
          <w:t xml:space="preserve">. </w:t>
        </w:r>
      </w:ins>
      <w:ins w:author="Marc Witzel" w:date="2014-05-21T15:24:00Z" w:id="23">
        <w:r>
          <w:rPr/>
          <w:t xml:space="preserve">Insbesondere </w:t>
        </w:r>
      </w:ins>
      <w:ins w:author="Marc Witzel" w:date="2014-05-21T15:25:00Z" w:id="24">
        <w:r>
          <w:rPr/>
          <w:t>Fragen des Datenschutzes und der Erreichbarkeit von Organisationen (und auch von konkreten Professionellen) werden zudem an der Schnittstellt von Organisation und Adressatinnen und Adressaten aufgegriffen</w:t>
        </w:r>
      </w:ins>
      <w:r>
        <w:rPr/>
        <w:t xml:space="preserve"> (vgl. Alfert, 2013</w:t>
      </w:r>
      <w:del w:author="Marc Witzel" w:date="2014-05-21T15:24:00Z" w:id="25">
        <w:r>
          <w:rPr/>
          <w:delText>; Eißfeld-Reschke??</w:delText>
        </w:r>
      </w:del>
      <w:r>
        <w:rPr/>
        <w:t xml:space="preserve">). </w:t>
      </w:r>
    </w:p>
    <w:p>
      <w:pPr>
        <w:pStyle w:val="style0"/>
        <w:rPr/>
      </w:pPr>
      <w:r>
        <w:rPr/>
        <w:t>Einen weiteren Bereich der organisationsbezogenen Fragestellungen im Bereich der Mediatisierung Sozialer Arbeit bezieht sich auf organisationsbezogene Abläufe. Sowohl interne Kommunikationsabläufe, als auch die Anforderungen unterschiedlichster Dokumentations- und Berichtspflichten werden im Rahmen von Mediatisierungsprozessen der Sozialen Arbeit thematisiert. Im Zusammenspiel von Organisation und Profession werden zudem Fragen zur Re-Organisation von Arbeitsweisen sowie professionellen Handlungs- und Deutungsmustern relevant (vgl. Kutscher, Ley &amp; Seelmeyer, 2011).</w:t>
      </w:r>
    </w:p>
    <w:p>
      <w:pPr>
        <w:pStyle w:val="style0"/>
        <w:rPr/>
      </w:pPr>
      <w:r>
        <w:rPr/>
        <w:t>Für die Dimension der Adressatinnen und Adressaten lassen sich mindestens drei Perspektiven differenzieren, die den Mediatisierungsdiskurs aufgreifen. Zum einen werden die Adressatinnen und Adressaten medial erbrachter sozialer Dienstleistungen wie der Onlineberatung in den Blick genommen (vgl. Klein, 2007). Diese Perspektive betrachtet sowohl die Anliegen der Adressatinnen und Adressaten, als auch deren spezifische sozio-ökonomische Situation. Zudem können die Schnittstellen zu der Dimension der Professionellen und den konkreten Interaktionssituationen zwischen Professionellen und Adressatinnen und Adressaten näher betrachtet werden.</w:t>
      </w:r>
    </w:p>
    <w:p>
      <w:pPr>
        <w:pStyle w:val="style0"/>
        <w:rPr/>
      </w:pPr>
      <w:commentRangeStart w:id="22"/>
      <w:r>
        <w:rPr/>
      </w:r>
      <w:del w:author="Universitaet" w:date="2014-05-17T15:09:00Z" w:id="26">
        <w:r>
          <w:rPr/>
          <w:delText>Eine weitere Perspektive für die Dimension der Adressatinnen und Adressaten</w:delText>
        </w:r>
      </w:del>
      <w:ins w:author="Universitaet" w:date="2014-05-17T15:09:00Z" w:id="27">
        <w:r>
          <w:rPr/>
          <w:t>Aus der zweiten Perspektive werden</w:t>
        </w:r>
      </w:ins>
      <w:r>
        <w:rPr/>
        <w:t xml:space="preserve"> </w:t>
      </w:r>
      <w:del w:author="Universitaet" w:date="2014-05-17T15:10:00Z" w:id="28">
        <w:r>
          <w:rPr/>
          <w:delText xml:space="preserve">analysiert </w:delText>
        </w:r>
      </w:del>
      <w:r>
        <w:rPr/>
        <w:t>die Möglichkeiten medienpädagogischer Arbeit innerhalb sozialpädagogischer Angebote</w:t>
      </w:r>
      <w:ins w:author="Universitaet" w:date="2014-05-17T15:10:00Z" w:id="29">
        <w:r>
          <w:rPr/>
          <w:t xml:space="preserve"> analysiert</w:t>
        </w:r>
      </w:ins>
      <w:r>
        <w:rPr/>
        <w:t xml:space="preserve">. In erster Linie wird dies für Angebote der Kinder- und Jugendarbeit thematisiert. Hier werden Möglichkeiten medienpädagogischer Projekte, notwendige Ausstattungen und die (angenommenen) Fähigkeiten der Adressatinnen und Adressaten thematisiert. </w:t>
      </w:r>
      <w:commentRangeEnd w:id="22"/>
      <w:r>
        <w:rPr/>
      </w:r>
      <w:r>
        <w:rPr/>
        <w:commentReference w:id="22"/>
      </w:r>
      <w:ins w:author="Marc Witzel" w:date="2014-05-20T12:44:00Z" w:id="30">
        <w:r>
          <w:rPr/>
          <w:commentReference w:id="23"/>
        </w:r>
      </w:ins>
    </w:p>
    <w:p>
      <w:pPr>
        <w:pStyle w:val="style0"/>
        <w:rPr/>
      </w:pPr>
      <w:commentRangeStart w:id="24"/>
      <w:r>
        <w:rPr/>
        <w:t xml:space="preserve">Die dritte Perspektive richtet den Blick auf das Medienhandeln der Adressatinnen und Adressaten. Diese Analysen beziehen sich zumeist auf das Medienhandeln spezifischer Adressatinnen- und Adressatengruppen (z.B. Jugendliche oder Senioren). Innerhalb dieser Perspektive werden zumeist </w:t>
      </w:r>
      <w:del w:author="Marc Witzel" w:date="2014-05-21T15:22:00Z" w:id="31">
        <w:r>
          <w:rPr/>
          <w:delText xml:space="preserve">umfassende </w:delText>
        </w:r>
      </w:del>
      <w:r>
        <w:rPr/>
        <w:t xml:space="preserve">Formen des Medienhandelns thematisiert, </w:t>
      </w:r>
      <w:ins w:author="Marc Witzel" w:date="2014-05-21T15:22:00Z" w:id="32">
        <w:r>
          <w:rPr/>
          <w:t>die als förderlich oder gefähr</w:t>
        </w:r>
      </w:ins>
      <w:ins w:author="Marc Witzel" w:date="2014-05-21T15:23:00Z" w:id="33">
        <w:r>
          <w:rPr/>
          <w:t>dend diskutiert werden.</w:t>
        </w:r>
      </w:ins>
      <w:del w:author="Marc Witzel" w:date="2014-05-21T15:22:00Z" w:id="34">
        <w:r>
          <w:rPr/>
          <w:delText>so dass genutzte Medien oder Dienste, Häufigkeit und Dauer sowie Ziele und Nutzen des Medienhandelns analysiert werden</w:delText>
        </w:r>
      </w:del>
      <w:r>
        <w:rPr/>
        <w:t xml:space="preserve">. </w:t>
      </w:r>
      <w:commentRangeEnd w:id="24"/>
      <w:r>
        <w:rPr/>
      </w:r>
      <w:r>
        <w:rPr/>
        <w:commentReference w:id="24"/>
      </w:r>
      <w:ins w:author="Marc Witzel" w:date="2014-05-20T12:44:00Z" w:id="35">
        <w:r>
          <w:rPr/>
          <w:commentReference w:id="25"/>
        </w:r>
      </w:ins>
    </w:p>
    <w:p>
      <w:pPr>
        <w:pStyle w:val="style0"/>
        <w:rPr/>
      </w:pPr>
      <w:r>
        <w:rPr/>
        <w:t xml:space="preserve">Ein Querschnittsthema dieser Diskurse stellt das Thema digitale Ungleichheit dar. Die Reproduktion sozialer Ungleichheiten im Medienhandeln von Adressatinnen und Adressaten wird sowohl als Frage von Zugängen, als Reflektionsfrage sozialpädagogischer Professionalität, wie auch als Frage von Organisationshandeln aufgegriffen. Dabei werden sowohl Zugänge auf der Ebene der Ausstattung wie auch unterschiedliche Formen des Medienhandelns unter Berücksichtigung sozio-ökonomischer Lebenssituationen </w:t>
      </w:r>
      <w:commentRangeStart w:id="26"/>
      <w:r>
        <w:rPr/>
        <w:t>thematisiert</w:t>
      </w:r>
      <w:commentRangeEnd w:id="26"/>
      <w:r>
        <w:rPr/>
      </w:r>
      <w:r>
        <w:rPr/>
        <w:commentReference w:id="26"/>
      </w:r>
      <w:ins w:author="Marc Witzel" w:date="2014-05-21T15:32:00Z" w:id="36">
        <w:r>
          <w:rPr/>
          <w:t xml:space="preserve"> </w:t>
        </w:r>
      </w:ins>
      <w:ins w:author="Marc Witzel" w:date="2014-05-21T15:32:00Z" w:id="37">
        <w:r>
          <w:rPr/>
          <w:t>(vgl. {Witzel 2012 #4540})</w:t>
        </w:r>
      </w:ins>
      <w:ins w:author="Marc Witzel" w:date="2014-05-20T12:46:00Z" w:id="38">
        <w:r>
          <w:rPr/>
          <w:commentReference w:id="27"/>
        </w:r>
      </w:ins>
      <w:r>
        <w:rPr/>
        <w:t>.</w:t>
      </w:r>
    </w:p>
    <w:p>
      <w:pPr>
        <w:pStyle w:val="style0"/>
        <w:rPr/>
      </w:pPr>
      <w:r>
        <w:rPr/>
        <w:t>Die hier genannten Diskurse sind an dieser Stelle nur benannt und keineswegs als abgeschlossene Übersicht zu verstehen. Vielmehr soll mit diesem Systematisierungsversuch ein Überblick über die unterschiedlichen Formen der Thematisierung von Mediatisierung ermöglicht werden. Ausgelassen ist hierbei die Differenzierung zwischen disziplinären und professionellen Diskursen, die innerhalb dieser Systematik eine weitere Differenzierung der Perspektiven ermöglicht.</w:t>
      </w:r>
    </w:p>
    <w:p>
      <w:pPr>
        <w:pStyle w:val="style1"/>
        <w:numPr>
          <w:ilvl w:val="0"/>
          <w:numId w:val="1"/>
        </w:numPr>
        <w:rPr/>
      </w:pPr>
      <w:commentRangeStart w:id="28"/>
      <w:r>
        <w:rPr/>
        <w:t>Mediatisierung als heterogenes und komplexes Feld</w:t>
      </w:r>
      <w:commentRangeEnd w:id="28"/>
      <w:r>
        <w:rPr/>
      </w:r>
      <w:r>
        <w:rPr/>
        <w:commentReference w:id="28"/>
      </w:r>
      <w:ins w:author="Marc Witzel" w:date="2014-05-20T12:51:00Z" w:id="39">
        <w:r>
          <w:rPr/>
          <w:commentReference w:id="29"/>
        </w:r>
      </w:ins>
    </w:p>
    <w:p>
      <w:pPr>
        <w:pStyle w:val="style0"/>
        <w:rPr/>
      </w:pPr>
      <w:r>
        <w:rPr/>
        <w:t>Bietet sich die hier vor</w:t>
      </w:r>
      <w:del w:author="Universitaet" w:date="2014-05-17T15:22:00Z" w:id="40">
        <w:r>
          <w:rPr/>
          <w:delText>n</w:delText>
        </w:r>
      </w:del>
      <w:r>
        <w:rPr/>
        <w:t xml:space="preserve">genommene Differenzierung anhand der Dimensionen Profession, Organisation und Adressatinnen und Adressaten für eine retrospektive Differenzierung der unterschiedlichen Perspektiven an, so wird diese dem Phänomen der Mediatisierung und seiner Komplexität keineswegs gerecht. Zwangsläufig werden im Rahmen einer solchen Differenzierung relevante Zusammenhänge eines Meta-Prozesses Mediatisierung ausgeblendet. </w:t>
      </w:r>
    </w:p>
    <w:p>
      <w:pPr>
        <w:pStyle w:val="style0"/>
        <w:rPr/>
      </w:pPr>
      <w:r>
        <w:rPr/>
        <w:t>Kutscher, Ley und Seelmeyer (2011) haben mit einem erweiterten Analysemodell auf diese Reduktion der Komplexität reagiert. Dabei gehen sie davon aus, dass die Vermittlung zwischen Technik, Gegenständen,</w:t>
      </w:r>
      <w:ins w:author="Universitaet" w:date="2014-05-17T15:22:00Z" w:id="41">
        <w:r>
          <w:rPr/>
          <w:t xml:space="preserve"> </w:t>
        </w:r>
      </w:ins>
      <w:r>
        <w:rPr/>
        <w:t>dem Subjekt sowie dem sozialen Kontext und strukturellen Rahmen durch spezifische Aneignungsprozesse des Subjekts geschieht. Technik umfasst dabei die "Trägermedien" (vgl. Kutscher et al., 2011, S. 196) mit den in ihnen eingelagerten Formen der Sinnkonstruktion. Diese Sinnkonstruktionen sind dabei auf Wirkungen ausgerichtet, die erzielt werden sollen. In Medien wird mittels Techniken eine spezifische Struktur eingelagert, welche deren Nutzung zwar vorstrukturiert. Eine solche Vorstrukturierung ist dennoch auf einen Aneignungsprozess durch die handelnden Subjekte angewiesen, der sich als "Gestaltungszwang" (Kutscher et al., 2011, S. 197) einerseits und "Aneignungsspielraum" (Kutscher et al., 2011, S. 196) andererseits darstellt.</w:t>
      </w:r>
    </w:p>
    <w:p>
      <w:pPr>
        <w:pStyle w:val="style0"/>
        <w:rPr/>
      </w:pPr>
      <w:r>
        <w:rPr/>
        <w:t xml:space="preserve">Die jeweiligen Gegenstände Sozialer Arbeit stellen die Inhalte dar, die in technische </w:t>
      </w:r>
      <w:del w:author="Marc Witzel" w:date="2014-05-21T14:50:00Z" w:id="42">
        <w:r>
          <w:rPr/>
          <w:delText xml:space="preserve">und damit feste </w:delText>
        </w:r>
      </w:del>
      <w:r>
        <w:rPr/>
        <w:t>Formen überführt werden. Hierzu gehört z.B. die Falldokumentation, die in eine spezifische Software übersetzt wird. Dieser Prozess der Überführung von Gegenständen in technische Formen formt die Gegenstände dabei neu, indem bestimmte Handlungen ermöglicht und andere ausgeschlossen werden.</w:t>
      </w:r>
    </w:p>
    <w:p>
      <w:pPr>
        <w:pStyle w:val="style0"/>
        <w:rPr/>
      </w:pPr>
      <w:r>
        <w:rPr/>
        <w:t xml:space="preserve">Diese Gegenstände werden in ihrer technischen Form von den </w:t>
      </w:r>
      <w:commentRangeStart w:id="30"/>
      <w:r>
        <w:rPr/>
        <w:t xml:space="preserve">Subjekten </w:t>
      </w:r>
      <w:commentRangeEnd w:id="30"/>
      <w:r>
        <w:rPr/>
      </w:r>
      <w:r>
        <w:rPr/>
        <w:commentReference w:id="30"/>
      </w:r>
      <w:ins w:author="Marc Witzel" w:date="2014-05-20T15:13:00Z" w:id="43">
        <w:r>
          <w:rPr/>
          <w:commentReference w:id="31"/>
        </w:r>
      </w:ins>
      <w:ins w:author="Marc Witzel" w:date="2014-05-20T12:51:00Z" w:id="44">
        <w:r>
          <w:rPr/>
          <w:commentReference w:id="32"/>
        </w:r>
      </w:ins>
      <w:r>
        <w:rPr/>
        <w:t xml:space="preserve">angeeignet. Diese Aneignungsprozesse werden dabei beeinflusst von habitualisierten Zugangsweisen, sozio-ökonomischer Einbindung und Nutzungszielen. </w:t>
      </w:r>
      <w:commentRangeStart w:id="33"/>
      <w:r>
        <w:rPr/>
        <w:t>Dabei ist keineswegs davon auszugehen, dass diese jeweils zu symmetrischen Anei</w:t>
      </w:r>
      <w:del w:author="Universitaet" w:date="2014-05-17T15:25:00Z" w:id="45">
        <w:r>
          <w:rPr/>
          <w:delText>n</w:delText>
        </w:r>
      </w:del>
      <w:r>
        <w:rPr/>
        <w:t xml:space="preserve">gnungsprozessen führen. Vielmehr wird ein eigener Rahmen für Handlungen im Kontext technischer Formen sozialpädagogischer Gegenstände entwickelt, der </w:t>
      </w:r>
      <w:ins w:author="Marc Witzel" w:date="2014-05-21T14:49:00Z" w:id="46">
        <w:r>
          <w:rPr/>
          <w:t xml:space="preserve">über die vermeintlich festen </w:t>
        </w:r>
      </w:ins>
      <w:del w:author="Marc Witzel" w:date="2014-05-21T14:49:00Z" w:id="47">
        <w:r>
          <w:rPr/>
          <w:delText xml:space="preserve">auch die </w:delText>
        </w:r>
      </w:del>
      <w:del w:author="Marc Witzel" w:date="2014-05-21T14:51:00Z" w:id="48">
        <w:r>
          <w:rPr/>
          <w:delText xml:space="preserve">Grenzen der </w:delText>
        </w:r>
      </w:del>
      <w:r>
        <w:rPr/>
        <w:t>technischen Form</w:t>
      </w:r>
      <w:ins w:author="Marc Witzel" w:date="2014-05-21T14:51:00Z" w:id="49">
        <w:r>
          <w:rPr/>
          <w:t>en</w:t>
        </w:r>
      </w:ins>
      <w:r>
        <w:rPr/>
        <w:t xml:space="preserve"> </w:t>
      </w:r>
      <w:ins w:author="Marc Witzel" w:date="2014-05-21T14:49:00Z" w:id="50">
        <w:r>
          <w:rPr/>
          <w:t>hinausgehen kann.</w:t>
        </w:r>
      </w:ins>
      <w:ins w:author="Marc Witzel" w:date="2014-05-21T14:50:00Z" w:id="51">
        <w:r>
          <w:rPr/>
          <w:t xml:space="preserve">. </w:t>
        </w:r>
      </w:ins>
      <w:del w:author="Marc Witzel" w:date="2014-05-21T14:49:00Z" w:id="52">
        <w:r>
          <w:rPr/>
          <w:delText>überschreiten kann.</w:delText>
        </w:r>
      </w:del>
      <w:r>
        <w:rPr/>
        <w:t xml:space="preserve"> </w:t>
      </w:r>
      <w:commentRangeEnd w:id="33"/>
      <w:r>
        <w:rPr/>
      </w:r>
      <w:r>
        <w:rPr/>
        <w:commentReference w:id="33"/>
      </w:r>
      <w:ins w:author="Marc Witzel" w:date="2014-05-20T12:52:00Z" w:id="53">
        <w:r>
          <w:rPr/>
          <w:commentReference w:id="34"/>
        </w:r>
      </w:ins>
      <w:ins w:author="Marc Witzel" w:date="2014-05-20T12:52:00Z" w:id="54">
        <w:r>
          <w:rPr/>
          <w:commentReference w:id="35"/>
        </w:r>
      </w:ins>
    </w:p>
    <w:p>
      <w:pPr>
        <w:pStyle w:val="style0"/>
        <w:rPr/>
      </w:pPr>
      <w:r>
        <w:rPr/>
        <w:t xml:space="preserve">Der soziale Kontext und strukturelle Rahmen der Aneignung beeinflusst diese ebenfalls. </w:t>
      </w:r>
      <w:del w:author="Universitaet" w:date="2014-05-17T15:29:00Z" w:id="55">
        <w:r>
          <w:rPr/>
          <w:delText xml:space="preserve">Hierunter </w:delText>
        </w:r>
      </w:del>
      <w:del w:author="Universitaet" w:date="2014-05-17T15:30:00Z" w:id="56">
        <w:r>
          <w:rPr/>
          <w:delText>sind</w:delText>
        </w:r>
      </w:del>
      <w:ins w:author="Universitaet" w:date="2014-05-17T15:30:00Z" w:id="57">
        <w:r>
          <w:rPr/>
          <w:t>Den strukturellen Rahmen bilden</w:t>
        </w:r>
      </w:ins>
      <w:r>
        <w:rPr/>
        <w:t xml:space="preserve"> die organisationalen Erbringungskontexte sozialer Dienstleistungen</w:t>
      </w:r>
      <w:del w:author="Universitaet" w:date="2014-05-17T15:30:00Z" w:id="58">
        <w:r>
          <w:rPr/>
          <w:delText xml:space="preserve"> zu fassen</w:delText>
        </w:r>
      </w:del>
      <w:r>
        <w:rPr/>
        <w:t>, die sowohl im Sinne von Arbeitskulturen, als auch von Organisationsstrukturen die Aneignungsprozesse beeinflussen (vgl. Kutscher et al., 2011,</w:t>
      </w:r>
      <w:ins w:author="Marc Witzel" w:date="2014-05-21T15:09:00Z" w:id="59">
        <w:bookmarkStart w:id="0" w:name="__UnoMark__1552_254026821"/>
        <w:bookmarkEnd w:id="0"/>
        <w:r>
          <w:rPr/>
          <w:t>seba</w:t>
        </w:r>
      </w:ins>
      <w:r>
        <w:rPr/>
        <w:t xml:space="preserve"> S. 196–200</w:t>
      </w:r>
      <w:commentRangeStart w:id="36"/>
      <w:r>
        <w:rPr/>
        <w:t xml:space="preserve">). </w:t>
      </w:r>
      <w:ins w:author="Marc Witzel" w:date="2014-05-21T15:16:00Z" w:id="60">
        <w:r>
          <w:rPr/>
          <w:t xml:space="preserve">Die zwischen den unterschiedlichen Dimensionen </w:t>
        </w:r>
      </w:ins>
      <w:del w:author="Marc Witzel" w:date="2014-05-21T15:16:00Z" w:id="61">
        <w:r>
          <w:rPr/>
          <w:delText>Innerhalb dieser Aneignungsprozesse der Dimensionen</w:delText>
        </w:r>
      </w:del>
      <w:r>
        <w:rPr/>
        <w:t xml:space="preserve"> Technik, Gegenstände, Subjekt und sozialer Kontext und </w:t>
      </w:r>
      <w:commentRangeEnd w:id="36"/>
      <w:r>
        <w:rPr/>
      </w:r>
      <w:r>
        <w:rPr/>
        <w:commentReference w:id="36"/>
      </w:r>
      <w:ins w:author="Marc Witzel" w:date="2014-05-20T12:53:00Z" w:id="62">
        <w:r>
          <w:rPr/>
          <w:commentReference w:id="37"/>
        </w:r>
      </w:ins>
      <w:r>
        <w:rPr/>
        <w:t xml:space="preserve">struktureller Rahmen </w:t>
      </w:r>
      <w:ins w:author="Marc Witzel" w:date="2014-05-21T15:16:00Z" w:id="63">
        <w:r>
          <w:rPr/>
          <w:t>stattfindenden Aneignungsprozesse</w:t>
        </w:r>
      </w:ins>
      <w:ins w:author="Marc Witzel" w:date="2014-05-21T15:17:00Z" w:id="64">
        <w:r>
          <w:rPr/>
          <w:t xml:space="preserve"> machen als Fokuspunkt der Analyse </w:t>
        </w:r>
      </w:ins>
      <w:del w:author="Marc Witzel" w:date="2014-05-21T15:17:00Z" w:id="65">
        <w:r>
          <w:rPr/>
          <w:delText xml:space="preserve">wird </w:delText>
        </w:r>
      </w:del>
      <w:r>
        <w:rPr/>
        <w:t>somit ein je spezifisches Medienhandeln sichtbar, welches die Komplexität von Mediatisierungsprozessen noch einmal verdeutlicht.</w:t>
      </w:r>
    </w:p>
    <w:p>
      <w:pPr>
        <w:pStyle w:val="style0"/>
        <w:rPr/>
      </w:pPr>
      <w:r>
        <w:rPr/>
      </w:r>
    </w:p>
    <w:p>
      <w:pPr>
        <w:pStyle w:val="style1"/>
        <w:numPr>
          <w:ilvl w:val="0"/>
          <w:numId w:val="1"/>
        </w:numPr>
        <w:rPr/>
      </w:pPr>
      <w:r>
        <w:rPr/>
        <w:t>Schlussplädoyer/Fazit</w:t>
      </w:r>
    </w:p>
    <w:p>
      <w:pPr>
        <w:pStyle w:val="style0"/>
        <w:rPr/>
      </w:pPr>
      <w:r>
        <w:rPr/>
        <w:t xml:space="preserve">Anhand der hier dargestellten Perspektiven auf Mediatisierungsprozesse als Meta-Prozess, im Rahmen der Dimensionen Profession, Organisation und Adressatinnen und Adressaten sowie als Aneignungsprozesse der Dimensionen Technik, Gegenstände, Subjekt und sozialer Kontext und struktureller Rahmen werden zwei wesentliche Elemente von Mediatisierungsprozessen innerhalb der Sozialen Arbeit deutlich. </w:t>
      </w:r>
    </w:p>
    <w:p>
      <w:pPr>
        <w:pStyle w:val="style0"/>
        <w:rPr/>
      </w:pPr>
      <w:r>
        <w:rPr/>
        <w:t>Zum einen ist Mediatisierung in unterschiedlichen Dimensionen und mit vielfältigen Facetten schon immer ein Element sozialer Handlungen. Mit zunehmenden Kommunikationsmöglichkeiten für Subjekte, die mit einer Verbreitung und Ausdifferenzierung von Geräten und Kommunikationswegen bereits ein komplexes Feld darstellt, steigen auch in einem durch Kommunikation geprägtem Arbeitsfeld die Anforderungen an die Beteiligten dieser Kommunikationsprozesse.</w:t>
      </w:r>
    </w:p>
    <w:p>
      <w:pPr>
        <w:pStyle w:val="style0"/>
        <w:rPr/>
      </w:pPr>
      <w:r>
        <w:rPr/>
        <w:t xml:space="preserve">Zum anderen verweisen die unterschiedlichen Perspektiven darauf, dass Mediatisierung nicht eindimensional zu denken ist. Eine zunehmende Ausstattung mit Geräten, steigenden Nutzungszeiten und eine Verlagerung von Kommunikationsprozessen auf Medien oder die Einführung von Dokumentations- und Feedbacksystemen </w:t>
      </w:r>
      <w:del w:author="Marc Witzel" w:date="2014-05-21T15:29:00Z" w:id="66">
        <w:r>
          <w:rPr/>
          <w:delText xml:space="preserve">sind nicht nur </w:delText>
        </w:r>
      </w:del>
      <w:r>
        <w:fldChar w:fldCharType="begin"/>
      </w:r>
      <w:r/>
      <w:r>
        <w:fldChar w:fldCharType="separate"/>
      </w:r>
      <w:del w:author="Marc Witzel" w:date="2014-05-21T15:29:00Z" w:id="67">
        <w:bookmarkStart w:id="1" w:name="__Fieldmark__2255_254026821"/>
        <w:r>
          <w:rPr/>
          <w:delText xml:space="preserve">als Gefährdung </w:delText>
        </w:r>
      </w:del>
      <w:del w:author="Marc Witzel" w:date="2014-05-21T15:29:00Z" w:id="68">
        <w:r>
          <w:rPr/>
          <w:commentReference w:id="38"/>
        </w:r>
      </w:del>
      <w:del w:author="Marc Witzel" w:date="2014-05-21T15:29:00Z" w:id="69">
        <w:r>
          <w:rPr/>
          <w:delText>von</w:delText>
        </w:r>
      </w:del>
      <w:del w:author="Marc Witzel" w:date="2014-05-21T15:29:00Z" w:id="70">
        <w:r>
          <w:rPr/>
        </w:r>
      </w:del>
      <w:r>
        <w:fldChar w:fldCharType="end"/>
      </w:r>
      <w:del w:author="Marc Witzel" w:date="2014-05-21T15:29:00Z" w:id="71">
        <w:bookmarkEnd w:id="1"/>
        <w:r>
          <w:rPr/>
          <w:delText xml:space="preserve"> Adressatinnen und Adressaten oder Professionellen zu betrachten, sondern </w:delText>
        </w:r>
      </w:del>
      <w:r>
        <w:rPr/>
        <w:t xml:space="preserve">müssen </w:t>
      </w:r>
      <w:del w:author="Marc Witzel" w:date="2014-05-21T15:29:00Z" w:id="72">
        <w:r>
          <w:rPr/>
          <w:delText>vielmehr</w:delText>
        </w:r>
      </w:del>
      <w:r>
        <w:rPr/>
        <w:t xml:space="preserve"> in ihrer Komplexität betrachtet werden. Soziale Arbeit ist sowohl als Profession wie Disziplin gefordert, dieser Komplexität zu begegnen. </w:t>
      </w:r>
    </w:p>
    <w:p>
      <w:pPr>
        <w:pStyle w:val="style0"/>
        <w:rPr/>
      </w:pPr>
      <w:r>
        <w:rPr/>
        <w:t xml:space="preserve">Eine solche Begegnung erfordert mindestens zwei Perspektiven. </w:t>
      </w:r>
    </w:p>
    <w:p>
      <w:pPr>
        <w:pStyle w:val="style0"/>
        <w:rPr/>
      </w:pPr>
      <w:r>
        <w:rPr/>
        <w:t>Zum einen besteht auch weiterhin ein großer Bedarf an disziplinärer und professioneller Auseinandersetzung mit Mediatisierung als einem gesellschaftlichen Meta-Prozess. Hierfür ist eine kontinuierliche Auseinandersetzung auf Basis theoretisch und empirisch fundierter Analysen notwendig. Die Komplexität des Mediatisierungsprozesses erfordert dafür den Blick auf die unterschiedlichen Dimensionen als Mikroperspektive ebenso, wie auf die Soziale Arbeit als System (Makro</w:t>
      </w:r>
      <w:ins w:author="Marc Witzel" w:date="2014-05-21T15:30:00Z" w:id="73">
        <w:r>
          <w:rPr/>
          <w:t>perspektive</w:t>
        </w:r>
      </w:ins>
      <w:r>
        <w:rPr/>
        <w:t>).</w:t>
      </w:r>
    </w:p>
    <w:p>
      <w:pPr>
        <w:pStyle w:val="style0"/>
        <w:rPr/>
      </w:pPr>
      <w:r>
        <w:rPr/>
        <w:t xml:space="preserve">Zum anderen stellt Mediatisierung für die Soziale Arbeit ein Querschnittsthema dar. Als ein solches Querschnittsthema ist Mediatisierung für die Soziale Arbeit ähnlich relevant wie bspw. Fragen sozialer Ungleichheit. Mediatisierung wird sowohl auf der Ebene der individuellen Lebenssituation von Adressatinnen und Adressaten sowie Professionellen wirksam, als auch im Erbringungskontext sozialer Dienstleistungen und der Gestaltung sozialpädagogischer und sozialpolitischer Rahmenbedingungen Sozialer Arbeit. </w:t>
      </w:r>
    </w:p>
    <w:p>
      <w:pPr>
        <w:pStyle w:val="style0"/>
        <w:rPr/>
      </w:pPr>
      <w:r>
        <w:rPr/>
      </w:r>
    </w:p>
    <w:p>
      <w:pPr>
        <w:pStyle w:val="style1"/>
        <w:numPr>
          <w:ilvl w:val="0"/>
          <w:numId w:val="1"/>
        </w:numPr>
        <w:rPr/>
      </w:pPr>
      <w:commentRangeStart w:id="39"/>
      <w:r>
        <w:rPr/>
        <w:t>Literaturverzeichnis</w:t>
      </w:r>
      <w:commentRangeEnd w:id="39"/>
      <w:r>
        <w:rPr/>
      </w:r>
      <w:r>
        <w:rPr/>
        <w:commentReference w:id="39"/>
      </w:r>
      <w:ins w:author="Marc Witzel" w:date="2014-05-20T12:54:00Z" w:id="74">
        <w:r>
          <w:rPr/>
          <w:commentReference w:id="40"/>
        </w:r>
      </w:ins>
    </w:p>
    <w:p>
      <w:pPr>
        <w:pStyle w:val="style0"/>
        <w:rPr/>
      </w:pPr>
      <w:r>
        <w:rPr/>
      </w:r>
    </w:p>
    <w:p>
      <w:pPr>
        <w:pStyle w:val="style0"/>
        <w:rPr/>
      </w:pPr>
      <w:r>
        <w:rPr/>
        <w:t xml:space="preserve">Alfert, N. &amp; Roggenbach, V. (2012). Pädagogische Beziehungen im Zeitalter von Facebook. Soziale Passagen, 4 (1), 39–57. </w:t>
      </w:r>
    </w:p>
    <w:p>
      <w:pPr>
        <w:pStyle w:val="style0"/>
        <w:rPr/>
      </w:pPr>
      <w:r>
        <w:rPr/>
        <w:t>Alfert, N. (2013). Facebook als Handlungsraum in der Jugendarbeit – Krise oder strategische Chance für Institutionen? In K. Böllert, N. Alfert &amp; M. Humme (Hrsg.), Soziale Arbeit in der Krise (S. 85–107). Wiesbaden: Springer Fachmedien Wiesbaden.</w:t>
      </w:r>
    </w:p>
    <w:p>
      <w:pPr>
        <w:pStyle w:val="style0"/>
        <w:rPr/>
      </w:pPr>
      <w:r>
        <w:rPr/>
        <w:t>Beringer, B. (2012). Der Nutzen von Facebook und Twitter fur die Sozialarbeit. Was Professionelle der Sozialen Arbeit im Umgang mit Social Media beachten sollten. Sozial Aktuell (9), 14–18.</w:t>
      </w:r>
    </w:p>
    <w:p>
      <w:pPr>
        <w:pStyle w:val="style0"/>
        <w:rPr/>
      </w:pPr>
      <w:r>
        <w:rPr/>
        <w:t>Flösser, G. (1994). Soziale Arbeit jenseits der Bürokratie. Über das Management des Sozialen. Neuwied: Luchterhand.</w:t>
      </w:r>
    </w:p>
    <w:p>
      <w:pPr>
        <w:pStyle w:val="style0"/>
        <w:rPr/>
      </w:pPr>
      <w:r>
        <w:rPr/>
        <w:t>Klein, A. (2007). Soziales Kapital Online. Soziale Unterstützung im Internet. Eine Rekonstruktion virtualisierter Formen sozialer Ungleichheit. Dissertation, Universität Bielefeld. Bielefeld. Zugegriffen 22.08.2011. Verfügbar unter https://pub.uni-bielefeld.de/luur/download?func=downloadFile&amp;recordOId=2301811&amp;fileOId=2301814.</w:t>
      </w:r>
    </w:p>
    <w:p>
      <w:pPr>
        <w:pStyle w:val="style0"/>
        <w:rPr/>
      </w:pPr>
      <w:r>
        <w:rPr/>
        <w:t>Klein, A., Kutscher, N., Lojewski, J. &amp; Schäfer, M. (2009). Medienkompetenzförderung für Kinder und Jugendliche in benachteiligten Lebenslagen. Konzept zur inhaltlichen, didaktischen und strukturellen Ausrichtung der mediepädagogischen Praxis in der Kinder und Jugendarbeit (LfM-Dokumentation, Bd. 36). Düsseldorf.</w:t>
      </w:r>
    </w:p>
    <w:p>
      <w:pPr>
        <w:pStyle w:val="style0"/>
        <w:rPr/>
      </w:pPr>
      <w:r>
        <w:rPr/>
        <w:t>Krotz, F. (2007). Mediatisierung. Fallstudien zum Wandel der Kommunikation. Wiesbaden: VS Verlag für Sozialwissenschaften.</w:t>
      </w:r>
    </w:p>
    <w:p>
      <w:pPr>
        <w:pStyle w:val="style0"/>
        <w:rPr/>
      </w:pPr>
      <w:r>
        <w:rPr/>
        <w:t>Krotz, F. (2012). Von der Entdeckung der Zentralperspektive zur Augmented Reality: Wie Mediatisierung funktioniert. In F. Krotz &amp; A. Hepp (Hrsg.), Mediatisierte Welten (S. 27–55). Wiesbaden: VS Verlag für Sozialwissenschaften.</w:t>
      </w:r>
    </w:p>
    <w:p>
      <w:pPr>
        <w:pStyle w:val="style0"/>
        <w:rPr/>
      </w:pPr>
      <w:r>
        <w:rPr/>
        <w:t>Kühne, S. (2009). Aus- und Weiterbildung in der Online-Beratung. In S. Kühne &amp; G. Hintenberger (Hrsg.), Handbuch Online-Beratung. Mit 9 Tabellen (S. 233–239). Göttingen: Vandenhoeck &amp; Ruprecht.</w:t>
      </w:r>
    </w:p>
    <w:p>
      <w:pPr>
        <w:pStyle w:val="style0"/>
        <w:rPr/>
      </w:pPr>
      <w:r>
        <w:rPr/>
        <w:t>Kutscher, N., Ley, T. &amp; Seelmeyer, U. (2011). Subjekt - Technik - Kontext. Zur Aneignung von Informations- und Kommunikationstechnologien in der Sozialen Arbeit. In Arbeitskreis "Jugendhilfe im Wandel" (Hrsg.), Jugendhilfeforschung. Kontroversen - Transformationen - Adressierungen (S. 187–214). Wiesbaden: VS Verlag für Sozialwissenschaften.</w:t>
      </w:r>
    </w:p>
    <w:p>
      <w:pPr>
        <w:pStyle w:val="style0"/>
        <w:rPr/>
      </w:pPr>
      <w:r>
        <w:rPr/>
        <w:t>Ley, T. (2010). "Unser Schreibzeug arbeitet mit an unseren Gedanken.". Oder: Zur Konstruktion des sozialpädagogischen Falles in computerisierten Arbeitsumgebungen. In G. Cleppien &amp; U. Lerche (Hrsg.), Soziale Arbeit und Medien (S. 219–233). Wiesbaden: VS Verlag für Sozialwissenschaften.</w:t>
      </w:r>
    </w:p>
    <w:p>
      <w:pPr>
        <w:pStyle w:val="style0"/>
        <w:rPr/>
      </w:pPr>
      <w:r>
        <w:rPr/>
        <w:t>Ley, T. (2012). New Technologies for Practice. In M. Gray, J. Midgley &amp; S. A. Webb (Hrsg.), The SAGE handbook of Social Work (S. 677–692). Los Angels: SAGE.</w:t>
      </w:r>
    </w:p>
    <w:p>
      <w:pPr>
        <w:pStyle w:val="style0"/>
        <w:rPr/>
      </w:pPr>
      <w:r>
        <w:rPr/>
        <w:t>Miebach, B. (2008). Prozess. In N. Baur, H. Korte, M. Löw &amp; M. Schroer (Hrsg.), Handbuch Soziologie (S. 373–390). Wiesbaden: VS Verlag für Sozialwissenschaften / GWV Fachverlage GmbH, Wiesbaden.</w:t>
      </w:r>
    </w:p>
    <w:p>
      <w:pPr>
        <w:pStyle w:val="style0"/>
        <w:rPr/>
      </w:pPr>
      <w:r>
        <w:rPr/>
        <w:t>Mishna, F., Bogo, M., Root, J., Sawyer, J.-L. &amp; Khoury-Kassabri, M. (2012). “It just crept in”: The Digital Age and Implications for Social Work Practice. Clinical Social Work Journal, 40 (3), 277–286.</w:t>
      </w:r>
    </w:p>
    <w:p>
      <w:pPr>
        <w:pStyle w:val="style0"/>
        <w:rPr/>
      </w:pPr>
      <w:r>
        <w:rPr/>
        <w:t>Theunert, H. &amp; Schorb, B. (2010). Sozialisation, Medienaneignung und Medienkompetenz in der mediatisierten Gesellschaft. In M. Hartmann &amp; A. Hepp (Hrsg.), Die Mediatisierung der Alltagswelt (S. 243–254). Wiesbaden: VS Verlag für Sozialwissenschaften.</w:t>
      </w:r>
    </w:p>
    <w:p>
      <w:pPr>
        <w:pStyle w:val="style0"/>
        <w:rPr/>
      </w:pPr>
      <w:r>
        <w:rPr/>
        <w:t>van Eimeren, B. &amp; Frees, B. (2012). 76 Prozent der Deutschen online - neue Nutzungssituationen durch mobile Endgeräte. Ergebnisse der ARD/ZDF-Onlinestudie 2012. Media-Perspektiven (7-8), 362–379.</w:t>
      </w:r>
    </w:p>
    <w:p>
      <w:pPr>
        <w:pStyle w:val="style0"/>
        <w:widowControl w:val="false"/>
        <w:suppressAutoHyphens w:val="true"/>
        <w:spacing w:after="57" w:before="57"/>
        <w:ind w:firstLine="227" w:left="0" w:right="0"/>
        <w:contextualSpacing w:val="false"/>
        <w:rPr/>
      </w:pPr>
      <w:r>
        <w:rPr/>
        <w:t>Zillien, N. (2006). Digitale Ungleichheit. Neue Technologien und alte Ungleichheiten in der Informations- und Wissensgesellschaft (1. Aufl.). Wiesbaden: VS Verlag für Sozialwissenschaften.</w:t>
      </w:r>
    </w:p>
    <w:sectPr>
      <w:type w:val="nextPage"/>
      <w:pgSz w:h="16838" w:w="11906"/>
      <w:pgMar w:bottom="1134" w:footer="0" w:gutter="0" w:header="0" w:left="1134" w:right="1134" w:top="1134"/>
      <w:pgNumType w:fmt="decimal"/>
      <w:formProt w:val="false"/>
      <w:textDirection w:val="lrTb"/>
      <w:docGrid w:charSpace="0" w:linePitch="240" w:type="default"/>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comment w:author="Universitaet" w:date="2014-05-17T15:45:00Z" w:id="0" w:initials="U">
    <w:p>
      <w:r>
        <w:rPr/>
        <w:t>Nachdem ich den Text gelesen habe, glaube ich, dass folgende Variante besser beschreibt, worauf du hinauswillst: Perspektiven Sozialer Arbeit auf eine (die)  Mediatisierung</w:t>
      </w:r>
    </w:p>
    <w:p>
      <w:r>
        <w:rPr/>
      </w:r>
    </w:p>
  </w:comment>
  <w:comment w:author="Marc Witzel" w:date="2014-05-20T14:13:27Z" w:id="1"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15:45): "..."</w:t>
      </w:r>
    </w:p>
    <w:p>
      <w:r>
        <w:rPr>
          <w:rFonts w:ascii="Segoe UI" w:hAnsi="Segoe UI"/>
          <w:sz w:val="20"/>
          <w:lang w:bidi="ar-SA" w:eastAsia="de-DE" w:val="de-DE"/>
        </w:rPr>
        <w:t xml:space="preserve">Eigentlich will ich eher darauf hinaus, dass Mediatisierung eine wichtige Perspektive für die Soziale Arbeit ist. Also das, was ich im Fazit versuche. </w:t>
      </w:r>
    </w:p>
  </w:comment>
  <w:comment w:author="Universitaet" w:date="2014-05-17T15:21:00Z" w:id="2" w:initials="U">
    <w:p>
      <w:r>
        <w:rPr/>
        <w:t>Hier versprichst du, im ersten Teil die konkreten Auswirkungen des Prozesses darzustellen. Du schreibst dann aber im ersten Kapitel nur wieder, dass es Auswirkungen auf die Gesellschaft gibt. Vielleicht müsstest du da aber noch etwas konkreter werden, sonst bleibt der Artikel ein wenig substanzlos.</w:t>
      </w:r>
    </w:p>
    <w:p>
      <w:r>
        <w:rPr/>
      </w:r>
    </w:p>
  </w:comment>
  <w:comment w:author="Marc Witzel" w:date="2014-05-20T16:18:05Z" w:id="3"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15:21): "..."</w:t>
      </w:r>
    </w:p>
    <w:p>
      <w:r>
        <w:rPr>
          <w:rFonts w:ascii="Segoe UI" w:hAnsi="Segoe UI"/>
          <w:sz w:val="20"/>
          <w:lang w:bidi="ar-SA" w:eastAsia="de-DE" w:val="de-DE"/>
        </w:rPr>
        <w:t xml:space="preserve">Ich habe hier mal umformuliert und nun scheint mir das Vorgehen klarer zu werden. Ich wollte ja den Meta-Prozess erläutern. </w:t>
      </w:r>
    </w:p>
  </w:comment>
  <w:comment w:author="Unbekannter Autor" w:date="2014-05-20T12:26:12Z" w:id="4"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15:21): "..."</w:t>
      </w:r>
    </w:p>
    <w:p>
      <w:r>
        <w:rPr>
          <w:rFonts w:ascii="Segoe UI" w:hAnsi="Segoe UI"/>
          <w:sz w:val="20"/>
          <w:lang w:bidi="ar-SA" w:eastAsia="de-DE" w:val="de-DE"/>
        </w:rPr>
        <w:t xml:space="preserve">Der erste Teil soll vor allem Mediatisierung als Meta-Prozess erläutern. Der zweite Teil macht dann die diskursive Aufarbeitung in der Sozialen Arbeit deutlich. Das scheint nicht klar zu werden? </w:t>
      </w:r>
    </w:p>
  </w:comment>
  <w:comment w:author="Universitaet" w:date="2014-05-17T14:52:00Z" w:id="5" w:initials="U">
    <w:p>
      <w:r>
        <w:rPr/>
        <w:t>Wird nicht so ganz klar, was das sein soll? Soziale Handlungen bezpgen auf Medien. Oder soziale Handlungen durch Medien. Oder in Medien stattfindende soziale Handlungen? Oder alles und noch viel mehr?</w:t>
      </w:r>
    </w:p>
    <w:p>
      <w:r>
        <w:rPr/>
      </w:r>
    </w:p>
  </w:comment>
  <w:comment w:author="Marc Witzel" w:date="2014-05-20T14:38:57Z" w:id="6"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14:52): "..."</w:t>
      </w:r>
    </w:p>
    <w:p>
      <w:r>
        <w:rPr>
          <w:rFonts w:ascii="Segoe UI" w:hAnsi="Segoe UI"/>
          <w:sz w:val="20"/>
          <w:lang w:bidi="ar-SA" w:eastAsia="de-DE" w:val="de-DE"/>
        </w:rPr>
        <w:t>Evtl. wird es in der aktuellen Überarbeitung klarer?</w:t>
      </w:r>
    </w:p>
  </w:comment>
  <w:comment w:author="Universitaet" w:date="2014-05-17T14:53:00Z" w:id="7" w:initials="U">
    <w:p>
      <w:r>
        <w:rPr/>
        <w:t>Wieso hier „dementsprechende“? Wem oder was entsprechen sie? Kann das nicht vielleicht ausgelassen werden?</w:t>
      </w:r>
    </w:p>
    <w:p>
      <w:r>
        <w:rPr/>
      </w:r>
    </w:p>
  </w:comment>
  <w:comment w:author="Marc Witzel" w:date="2014-05-20T14:51:52Z" w:id="8"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14:53): "..."</w:t>
      </w:r>
    </w:p>
    <w:p>
      <w:r>
        <w:rPr>
          <w:rFonts w:ascii="Segoe UI" w:hAnsi="Segoe UI"/>
          <w:sz w:val="20"/>
          <w:lang w:bidi="ar-SA" w:eastAsia="de-DE" w:val="de-DE"/>
        </w:rPr>
        <w:t>erledigt</w:t>
      </w:r>
    </w:p>
  </w:comment>
  <w:comment w:author="Universitaet" w:date="2014-05-17T14:55:00Z" w:id="9" w:initials="U">
    <w:p>
      <w:r>
        <w:rPr/>
        <w:t>Kenne ich nicht. Kurz erklären.</w:t>
      </w:r>
    </w:p>
    <w:p>
      <w:r>
        <w:rPr/>
      </w:r>
    </w:p>
  </w:comment>
  <w:comment w:author="Marc Witzel" w:date="2014-05-21T14:45:27Z" w:id="10"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14:55): "..."</w:t>
      </w:r>
    </w:p>
    <w:p>
      <w:r>
        <w:rPr>
          <w:rFonts w:ascii="Segoe UI" w:hAnsi="Segoe UI"/>
          <w:sz w:val="20"/>
          <w:lang w:bidi="ar-SA" w:eastAsia="de-DE" w:val="de-DE"/>
        </w:rPr>
        <w:t>Hab ich versucht</w:t>
      </w:r>
    </w:p>
    <w:p>
      <w:r>
        <w:rPr/>
      </w:r>
    </w:p>
  </w:comment>
  <w:comment w:author="Universitaet" w:date="2014-05-17T14:59:00Z" w:id="11" w:initials="U">
    <w:p>
      <w:r>
        <w:rPr/>
        <w:t>Wo bleibt zum anderen? Vielleicht statt dem ersten „ebenso“?</w:t>
      </w:r>
    </w:p>
    <w:p>
      <w:r>
        <w:rPr/>
      </w:r>
    </w:p>
  </w:comment>
  <w:comment w:author="Marc Witzel" w:date="2014-05-20T12:43:33Z" w:id="12"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14:59): "..."</w:t>
      </w:r>
    </w:p>
    <w:p>
      <w:r>
        <w:rPr>
          <w:rFonts w:ascii="Segoe UI" w:hAnsi="Segoe UI"/>
          <w:sz w:val="20"/>
          <w:lang w:bidi="ar-SA" w:eastAsia="de-DE" w:val="de-DE"/>
        </w:rPr>
        <w:t>Erledigt</w:t>
      </w:r>
    </w:p>
  </w:comment>
  <w:comment w:author="Universitaet" w:date="2014-05-17T15:00:00Z" w:id="13" w:initials="U">
    <w:p>
      <w:r>
        <w:rPr/>
        <w:t>Dieser Satzteil passt nicht zum Rest des Satzes. Da fehlt etwas oder ein Wort ist falsch. Vielleicht statt dem „er“ ein „auf“?</w:t>
      </w:r>
    </w:p>
    <w:p>
      <w:r>
        <w:rPr/>
      </w:r>
    </w:p>
  </w:comment>
  <w:comment w:author="Marc Witzel" w:date="2014-05-20T15:04:42Z" w:id="14"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15:00): "..."</w:t>
      </w:r>
    </w:p>
    <w:p>
      <w:r>
        <w:rPr>
          <w:rFonts w:ascii="Segoe UI" w:hAnsi="Segoe UI"/>
          <w:sz w:val="20"/>
          <w:lang w:bidi="ar-SA" w:eastAsia="de-DE" w:val="de-DE"/>
        </w:rPr>
        <w:t>Habe hier umformuliert. Hoffe es ist nun passender</w:t>
      </w:r>
    </w:p>
  </w:comment>
  <w:comment w:author="Universitaet" w:date="2014-05-17T15:14:00Z" w:id="15" w:initials="U">
    <w:p>
      <w:r>
        <w:rPr/>
        <w:t>Sind es wirklich so viele Diskurse oder nur ein Diskurs, der verschiedene Aspekte behandelt?</w:t>
      </w:r>
    </w:p>
    <w:p>
      <w:r>
        <w:rPr/>
      </w:r>
    </w:p>
  </w:comment>
  <w:comment w:author="Marc Witzel" w:date="2014-05-20T12:44:00Z" w:id="16"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15:14): "..."</w:t>
      </w:r>
    </w:p>
    <w:p>
      <w:r>
        <w:rPr>
          <w:rFonts w:ascii="Segoe UI" w:hAnsi="Segoe UI"/>
          <w:sz w:val="20"/>
          <w:lang w:bidi="ar-SA" w:eastAsia="de-DE" w:val="de-DE"/>
        </w:rPr>
        <w:t xml:space="preserve">Ich meine ja. Vielleicht sprechen wir da noch einmal kurz drüber, wenn du da bist. </w:t>
      </w:r>
    </w:p>
  </w:comment>
  <w:comment w:author="Marc Witzel" w:date="2014-05-20T12:49:01Z" w:id="17" w:initials="">
    <w:p>
      <w:r>
        <w:rPr>
          <w:rFonts w:ascii="Segoe UI" w:cs="" w:eastAsia="SimSun" w:hAnsi="Segoe UI"/>
          <w:b w:val="false"/>
          <w:bCs w:val="false"/>
          <w:i w:val="false"/>
          <w:iCs w:val="false"/>
          <w:strike w:val="false"/>
          <w:dstrike w:val="false"/>
          <w:outline w:val="false"/>
          <w:shadow w:val="false"/>
          <w:emboss w:val="false"/>
          <w:imprint w:val="false"/>
          <w:color w:val="auto"/>
          <w:spacing w:val="0"/>
          <w:w w:val="100"/>
          <w:position w:val="0"/>
          <w:sz w:val="20"/>
          <w:sz w:val="20"/>
          <w:szCs w:val="22"/>
          <w:u w:val="none"/>
          <w:vertAlign w:val="baseline"/>
          <w:em w:val="none"/>
          <w:lang w:bidi="ar-SA" w:eastAsia="de-DE" w:val="de-DE"/>
        </w:rPr>
        <w:t>Hier könnte man noch darauf hinweisen, dass an dieser Stelle Organisation und Adressat natürlich auch in ein spezifisches Verhältnis gestellt werden. Dieses wird zumeist über die Professionellen transportiert. Vielleicht kann man das auch als Allgemeinplatz hier unterbringen?</w:t>
      </w:r>
    </w:p>
  </w:comment>
  <w:comment w:author="Universitaet" w:date="2014-05-17T15:03:00Z" w:id="18" w:initials="U">
    <w:p>
      <w:r>
        <w:rPr/>
        <w:t>Viel zu langer und damit unverständlicher Satz. Mach zwei oder drei raus.</w:t>
      </w:r>
    </w:p>
    <w:p>
      <w:r>
        <w:rPr/>
      </w:r>
    </w:p>
  </w:comment>
  <w:comment w:author="Marc Witzel" w:date="2014-05-20T15:09:33Z" w:id="19"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15:03): "..."</w:t>
      </w:r>
    </w:p>
    <w:p>
      <w:r>
        <w:rPr>
          <w:rFonts w:ascii="Segoe UI" w:hAnsi="Segoe UI"/>
          <w:sz w:val="20"/>
          <w:lang w:bidi="ar-SA" w:eastAsia="de-DE" w:val="de-DE"/>
        </w:rPr>
        <w:t>Hab ich umformuliert</w:t>
      </w:r>
    </w:p>
  </w:comment>
  <w:comment w:author="Universitaet" w:date="2014-05-17T15:05:00Z" w:id="20" w:initials="U">
    <w:p>
      <w:r>
        <w:rPr/>
        <w:t>Sind das immer nur Fragen oder doch Auseinandersetzungen, Vorschläge usw. Siehe auch im Folgenden.</w:t>
      </w:r>
    </w:p>
    <w:p>
      <w:r>
        <w:rPr/>
      </w:r>
    </w:p>
  </w:comment>
  <w:comment w:author="Marc Witzel" w:date="2014-05-20T12:50:27Z" w:id="21"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15:05): "..."</w:t>
      </w:r>
    </w:p>
    <w:p>
      <w:r>
        <w:rPr>
          <w:rFonts w:ascii="Segoe UI" w:hAnsi="Segoe UI"/>
          <w:sz w:val="20"/>
          <w:lang w:bidi="ar-SA" w:eastAsia="de-DE" w:val="de-DE"/>
        </w:rPr>
        <w:t>Ja, das sind die Fragen, die die Diskurse thematisieren. Im Rahmen dieser Thematisierungen werden natürlich Auseinandersetzungen geführt. Ich versuche das da noch einmal reinzuformulieren.</w:t>
      </w:r>
    </w:p>
  </w:comment>
  <w:comment w:author="Universitaet" w:date="2014-05-17T15:10:00Z" w:id="22" w:initials="U">
    <w:p>
      <w:r>
        <w:rPr/>
        <w:t>Quelle?</w:t>
      </w:r>
    </w:p>
    <w:p>
      <w:r>
        <w:rPr/>
      </w:r>
    </w:p>
  </w:comment>
  <w:comment w:author="Marc Witzel" w:date="2014-05-20T12:44:36Z" w:id="23"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15:10): "..."</w:t>
      </w:r>
    </w:p>
    <w:p>
      <w:r>
        <w:rPr>
          <w:rFonts w:ascii="Segoe UI" w:hAnsi="Segoe UI"/>
          <w:sz w:val="20"/>
          <w:lang w:bidi="ar-SA" w:eastAsia="de-DE" w:val="de-DE"/>
        </w:rPr>
        <w:t>ergänzt</w:t>
      </w:r>
    </w:p>
  </w:comment>
  <w:comment w:author="Universitaet" w:date="2014-05-17T15:11:00Z" w:id="24" w:initials="U">
    <w:p>
      <w:r>
        <w:rPr/>
        <w:t>Quelle?</w:t>
      </w:r>
    </w:p>
    <w:p>
      <w:r>
        <w:rPr/>
      </w:r>
    </w:p>
  </w:comment>
  <w:comment w:author="Marc Witzel" w:date="2014-05-20T12:44:43Z" w:id="25"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15:11): "..."</w:t>
      </w:r>
    </w:p>
    <w:p>
      <w:r>
        <w:rPr>
          <w:rFonts w:ascii="Segoe UI" w:hAnsi="Segoe UI"/>
          <w:sz w:val="20"/>
          <w:lang w:bidi="ar-SA" w:eastAsia="de-DE" w:val="de-DE"/>
        </w:rPr>
        <w:t>ergänzt</w:t>
      </w:r>
    </w:p>
  </w:comment>
  <w:comment w:author="Universitaet" w:date="2014-05-17T15:14:00Z" w:id="26" w:initials="U">
    <w:p>
      <w:r>
        <w:rPr/>
        <w:t>Was offentsichtlich nicht thematisiert wird ist das Zusammenspiel zwischen Organisation und AdressatInnen. Wenn dieses Thema im Diskurs fehlt, würde ich darauf hinweisen.</w:t>
      </w:r>
    </w:p>
    <w:p>
      <w:r>
        <w:rPr/>
      </w:r>
    </w:p>
  </w:comment>
  <w:comment w:author="Marc Witzel" w:date="2014-05-20T12:46:54Z" w:id="27"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15:14): "..."</w:t>
      </w:r>
    </w:p>
    <w:p>
      <w:r>
        <w:rPr>
          <w:rFonts w:ascii="Segoe UI" w:hAnsi="Segoe UI"/>
          <w:sz w:val="20"/>
          <w:lang w:bidi="ar-SA" w:eastAsia="de-DE" w:val="de-DE"/>
        </w:rPr>
        <w:t>Ja, das spielt weniger eine Rolle. Man könnte das unter Öffentlichkeitsarbeit fassen. Oder eben herausarbeiten, dass die Interaktion von AdressatInnen und Organisationen oftmals über Professionelle vermittelt stattfindet. Das sollte ich hier wohl noch einmal tun.</w:t>
      </w:r>
    </w:p>
  </w:comment>
  <w:comment w:author="Universitaet" w:date="2014-05-17T15:39:00Z" w:id="28" w:initials="U">
    <w:p>
      <w:r>
        <w:rPr/>
        <w:t>Mir wird in diesem Abschnitt nicht deutlich, inwiefern du auf einen Meta-Prozess eingehst. Vielmehr beziehst du dich auf einen Aneignungsprozess, den du eher auf der Mikroebene beschreibst. Und der scheint mir an der Stelle auch nicht wirklich komplex oder heterogen zu sein.</w:t>
      </w:r>
    </w:p>
    <w:p>
      <w:r>
        <w:rPr/>
      </w:r>
    </w:p>
  </w:comment>
  <w:comment w:author="Marc Witzel" w:date="2014-05-20T12:51:30Z" w:id="29"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15:39): "..."</w:t>
      </w:r>
    </w:p>
    <w:p>
      <w:r>
        <w:rPr>
          <w:rFonts w:ascii="Segoe UI" w:hAnsi="Segoe UI"/>
          <w:sz w:val="20"/>
          <w:lang w:bidi="ar-SA" w:eastAsia="de-DE" w:val="de-DE"/>
        </w:rPr>
        <w:t xml:space="preserve">Das muss ich noch einmal gegenlesen. </w:t>
      </w:r>
    </w:p>
  </w:comment>
  <w:comment w:author="Universitaet" w:date="2014-05-17T15:25:00Z" w:id="30" w:initials="U">
    <w:p>
      <w:r>
        <w:rPr/>
        <w:t>Von welchen? Professionellen oder AdressatInnen oder beiden?</w:t>
      </w:r>
    </w:p>
    <w:p>
      <w:r>
        <w:rPr/>
      </w:r>
    </w:p>
  </w:comment>
  <w:comment w:author="Marc Witzel" w:date="2014-05-20T15:13:25Z" w:id="31"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15:25): "..."</w:t>
      </w:r>
    </w:p>
    <w:p>
      <w:r>
        <w:rPr>
          <w:rFonts w:ascii="Segoe UI" w:hAnsi="Segoe UI"/>
          <w:sz w:val="20"/>
          <w:lang w:bidi="ar-SA" w:eastAsia="de-DE" w:val="de-DE"/>
        </w:rPr>
        <w:t>Habe hier jetzt „jeweiligen“ draus gemacht, da es um beide geht.</w:t>
      </w:r>
    </w:p>
  </w:comment>
  <w:comment w:author="Marc Witzel" w:date="2014-05-20T12:51:52Z" w:id="32"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15:25): "..."</w:t>
      </w:r>
    </w:p>
    <w:p>
      <w:r>
        <w:rPr>
          <w:rFonts w:ascii="Segoe UI" w:hAnsi="Segoe UI"/>
          <w:sz w:val="20"/>
          <w:lang w:bidi="ar-SA" w:eastAsia="de-DE" w:val="de-DE"/>
        </w:rPr>
        <w:t>Allen...versuche ich durch eine andere Formulierung deutlicher zu machen. (z.B. allen beteiligten Akteuren)</w:t>
      </w:r>
    </w:p>
  </w:comment>
  <w:comment w:author="Universitaet" w:date="2014-05-17T15:27:00Z" w:id="33" w:initials="U">
    <w:p>
      <w:r>
        <w:rPr/>
        <w:t>Verstehe ich nicht. Symmetrie zwischen was? Von wem wird der Rahmen entwickelt, was hat das mit Symmetrie/Asymmetrie zu tun? Und wie kann die technische Grenze überschritten werden? In dem Zusammenhang: Was ist eine technische Grenze?</w:t>
      </w:r>
    </w:p>
    <w:p>
      <w:r>
        <w:rPr/>
      </w:r>
    </w:p>
  </w:comment>
  <w:comment w:author="Marc Witzel" w:date="2014-05-20T12:52:47Z" w:id="34"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15:27): "..."</w:t>
      </w:r>
    </w:p>
    <w:p>
      <w:r>
        <w:rPr>
          <w:rFonts w:ascii="Segoe UI" w:hAnsi="Segoe UI"/>
          <w:sz w:val="20"/>
          <w:lang w:bidi="ar-SA" w:eastAsia="de-DE" w:val="de-DE"/>
        </w:rPr>
        <w:t>Grenze der technischen Form mache ich deutlicher. Eventuell ist Grenze hier auch der falsche Begriff. (nochmal im Text nachsehen)</w:t>
      </w:r>
    </w:p>
  </w:comment>
  <w:comment w:author="Marc Witzel" w:date="2014-05-20T12:52:25Z" w:id="35"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15:27): "..."</w:t>
      </w:r>
    </w:p>
    <w:p>
      <w:r>
        <w:rPr>
          <w:rFonts w:ascii="Segoe UI" w:hAnsi="Segoe UI"/>
          <w:sz w:val="20"/>
          <w:lang w:bidi="ar-SA" w:eastAsia="de-DE" w:val="de-DE"/>
        </w:rPr>
        <w:t xml:space="preserve">Symmetrie zwischen Aneignungsprozessen. </w:t>
      </w:r>
    </w:p>
  </w:comment>
  <w:comment w:author="Universitaet" w:date="2014-05-17T15:34:00Z" w:id="36" w:initials="U">
    <w:p>
      <w:r>
        <w:rPr/>
        <w:t>Ich dachte, die in Technik überführten Gegenstände werden angeeignet. Jetzt werden auch Subjekte , struktureller Rahmen und sozialer Kontext angeeignet? Ich nehme an, du meinst die Dimensionen des Aneignungsprozesses? Aber sind dies Dimensionen? Vielleicht eher die relevanten Elemente oder Faktoren?</w:t>
      </w:r>
    </w:p>
    <w:p>
      <w:r>
        <w:rPr/>
      </w:r>
    </w:p>
  </w:comment>
  <w:comment w:author="Marc Witzel" w:date="2014-05-20T12:53:34Z" w:id="37"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15:34): "..."</w:t>
      </w:r>
    </w:p>
    <w:p>
      <w:r>
        <w:rPr>
          <w:rFonts w:ascii="Segoe UI" w:hAnsi="Segoe UI"/>
          <w:sz w:val="20"/>
          <w:lang w:bidi="ar-SA" w:eastAsia="de-DE" w:val="de-DE"/>
        </w:rPr>
        <w:t xml:space="preserve">Auch hier: Noch einmal im Text nachsehen. Ansonsten umformulieren. </w:t>
      </w:r>
    </w:p>
  </w:comment>
  <w:comment w:author="Universitaet" w:date="2014-05-17T15:41:00Z" w:id="38" w:initials="U">
    <w:p>
      <w:r>
        <w:rPr/>
        <w:t>Wieso auf einmal als Gefährdung? Davon war bisher nicht die Rede.</w:t>
      </w:r>
    </w:p>
    <w:p>
      <w:r>
        <w:rPr/>
      </w:r>
    </w:p>
  </w:comment>
  <w:comment w:author="Universitaet" w:date="2014-05-17T15:46:00Z" w:id="39" w:initials="U">
    <w:p>
      <w:r>
        <w:rPr/>
        <w:t>Wie wäre es, wenn du deinen eigenen Artikel wenigstens einmal unterbringst! Mach dich mal etwas breiter!!! ;-)</w:t>
      </w:r>
    </w:p>
    <w:p>
      <w:r>
        <w:rPr/>
      </w:r>
    </w:p>
  </w:comment>
  <w:comment w:author="Marc Witzel" w:date="2014-05-20T12:54:43Z" w:id="40" w:initials="">
    <w:p>
      <w:r>
        <w:rPr>
          <w:rFonts w:ascii="Segoe UI" w:cs="" w:eastAsia="SimSun" w:hAnsi="Segoe UI"/>
          <w:b w:val="false"/>
          <w:bCs w:val="false"/>
          <w:i/>
          <w:iCs w:val="false"/>
          <w:strike w:val="false"/>
          <w:dstrike w:val="false"/>
          <w:outline w:val="false"/>
          <w:shadow w:val="false"/>
          <w:emboss w:val="false"/>
          <w:imprint w:val="false"/>
          <w:color w:val="auto"/>
          <w:spacing w:val="0"/>
          <w:w w:val="100"/>
          <w:position w:val="0"/>
          <w:sz w:val="16"/>
          <w:sz w:val="16"/>
          <w:szCs w:val="22"/>
          <w:u w:val="none"/>
          <w:vertAlign w:val="baseline"/>
          <w:em w:val="none"/>
          <w:lang w:bidi="ar-SA" w:eastAsia="de-DE" w:val="de-DE"/>
        </w:rPr>
        <w:t>Antwort auf Universitaet (17.05.2014, 15:46): "..."</w:t>
      </w:r>
    </w:p>
    <w:p>
      <w:r>
        <w:rPr>
          <w:rFonts w:ascii="Segoe UI" w:hAnsi="Segoe UI"/>
          <w:sz w:val="20"/>
          <w:lang w:bidi="ar-SA" w:eastAsia="de-DE" w:val="de-DE"/>
        </w:rPr>
        <w:t>Ich sehe mal zu, dass ich ihn noch reinbekomme!</w:t>
      </w:r>
    </w:p>
  </w:comment>
</w:comments>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Vollkorn Regular">
    <w:charset w:val="00"/>
    <w:family w:val="roman"/>
    <w:pitch w:val="variable"/>
  </w:font>
  <w:font w:name="Vollkorn Italic">
    <w:charset w:val="00"/>
    <w:family w:val="swiss"/>
    <w:pitch w:val="variable"/>
  </w:font>
  <w:font w:name="Tahoma">
    <w:charset w:val="00"/>
    <w:family w:val="roman"/>
    <w:pitch w:val="variable"/>
  </w:font>
  <w:font w:name="Vollkorn Bold">
    <w:charset w:val="00"/>
    <w:family w:val="swiss"/>
    <w:pitch w:val="variable"/>
  </w:font>
  <w:font w:name="Segoe UI">
    <w:charset w:val="01"/>
    <w:family w:val="swiss"/>
    <w:pitch w:val="default"/>
  </w:font>
</w:fonts>
</file>

<file path=word/numbering.xml><?xml version="1.0" encoding="utf-8"?>
<w:numbering xmlns:o="urn:schemas-microsoft-com:office:office" xmlns:r="http://schemas.openxmlformats.org/officeDocument/2006/relationships" xmlns:v="urn:schemas-microsoft-com:vml" xmlns:w="http://schemas.openxmlformats.org/wordprocessingml/2006/main">
  <w:abstractNum w:abstractNumId="1">
    <w:lvl w:ilvl="0">
      <w:start w:val="1"/>
      <w:numFmt w:val="none"/>
      <w:suff w:val="nothing"/>
      <w:lvlText w:val=""/>
      <w:lvlJc w:val="left"/>
      <w:pPr>
        <w:ind w:hanging="432" w:left="432"/>
      </w:pPr>
    </w:lvl>
    <w:lvl w:ilvl="1">
      <w:start w:val="1"/>
      <w:numFmt w:val="none"/>
      <w:suff w:val="nothing"/>
      <w:lvlText w:val=""/>
      <w:lvlJc w:val="left"/>
      <w:pPr>
        <w:ind w:hanging="576" w:left="576"/>
      </w:pPr>
    </w:lvl>
    <w:lvl w:ilvl="2">
      <w:start w:val="1"/>
      <w:numFmt w:val="none"/>
      <w:suff w:val="nothing"/>
      <w:lvlText w:val=""/>
      <w:lvlJc w:val="left"/>
      <w:pPr>
        <w:ind w:hanging="720" w:left="720"/>
      </w:pPr>
    </w:lvl>
    <w:lvl w:ilvl="3">
      <w:start w:val="1"/>
      <w:numFmt w:val="none"/>
      <w:suff w:val="nothing"/>
      <w:lvlText w:val=""/>
      <w:lvlJc w:val="left"/>
      <w:pPr>
        <w:ind w:hanging="864" w:left="864"/>
      </w:pPr>
    </w:lvl>
    <w:lvl w:ilvl="4">
      <w:start w:val="1"/>
      <w:numFmt w:val="none"/>
      <w:suff w:val="nothing"/>
      <w:lvlText w:val=""/>
      <w:lvlJc w:val="left"/>
      <w:pPr>
        <w:ind w:hanging="1008" w:left="1008"/>
      </w:pPr>
    </w:lvl>
    <w:lvl w:ilvl="5">
      <w:start w:val="1"/>
      <w:numFmt w:val="none"/>
      <w:suff w:val="nothing"/>
      <w:lvlText w:val=""/>
      <w:lvlJc w:val="left"/>
      <w:pPr>
        <w:ind w:hanging="1152" w:left="1152"/>
      </w:pPr>
    </w:lvl>
    <w:lvl w:ilvl="6">
      <w:start w:val="1"/>
      <w:numFmt w:val="none"/>
      <w:suff w:val="nothing"/>
      <w:lvlText w:val=""/>
      <w:lvlJc w:val="left"/>
      <w:pPr>
        <w:ind w:hanging="1296" w:left="1296"/>
      </w:pPr>
    </w:lvl>
    <w:lvl w:ilvl="7">
      <w:start w:val="1"/>
      <w:numFmt w:val="none"/>
      <w:suff w:val="nothing"/>
      <w:lvlText w:val=""/>
      <w:lvlJc w:val="left"/>
      <w:pPr>
        <w:ind w:hanging="1440" w:left="1440"/>
      </w:pPr>
    </w:lvl>
    <w:lvl w:ilvl="8">
      <w:start w:val="1"/>
      <w:numFmt w:val="none"/>
      <w:suff w:val="nothing"/>
      <w:lvlText w:val=""/>
      <w:lvlJc w:val="left"/>
      <w:pPr>
        <w:ind w:hanging="1584" w:left="1584"/>
      </w:pPr>
    </w:lvl>
  </w:abstractNum>
  <w:abstractNum w:abstractNumId="2">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w:style w:styleId="style0" w:type="paragraph">
    <w:name w:val="Normal"/>
    <w:next w:val="style0"/>
    <w:pPr>
      <w:widowControl w:val="false"/>
      <w:suppressAutoHyphens w:val="true"/>
      <w:spacing w:after="57" w:before="57" w:line="276" w:lineRule="auto"/>
      <w:ind w:firstLine="227" w:left="0" w:right="0"/>
      <w:contextualSpacing w:val="false"/>
    </w:pPr>
    <w:rPr>
      <w:rFonts w:ascii="Vollkorn Regular" w:cs="Mangal" w:eastAsia="SimSun" w:hAnsi="Vollkorn Regular"/>
      <w:color w:val="auto"/>
      <w:sz w:val="24"/>
      <w:szCs w:val="24"/>
      <w:lang w:bidi="hi-IN" w:eastAsia="zh-CN" w:val="de-DE"/>
    </w:rPr>
  </w:style>
  <w:style w:styleId="style1" w:type="paragraph">
    <w:name w:val="Überschrift 1"/>
    <w:basedOn w:val="style20"/>
    <w:next w:val="style1"/>
    <w:pPr>
      <w:numPr>
        <w:ilvl w:val="0"/>
        <w:numId w:val="1"/>
      </w:numPr>
    </w:pPr>
    <w:rPr>
      <w:rFonts w:ascii="Vollkorn Italic" w:hAnsi="Vollkorn Italic"/>
      <w:bCs/>
      <w:sz w:val="32"/>
      <w:szCs w:val="32"/>
    </w:rPr>
  </w:style>
  <w:style w:styleId="style15" w:type="character">
    <w:name w:val="Default Paragraph Font"/>
    <w:next w:val="style15"/>
    <w:rPr/>
  </w:style>
  <w:style w:styleId="style16" w:type="character">
    <w:name w:val="annotation reference"/>
    <w:basedOn w:val="style15"/>
    <w:next w:val="style16"/>
    <w:rPr>
      <w:sz w:val="16"/>
      <w:szCs w:val="16"/>
    </w:rPr>
  </w:style>
  <w:style w:styleId="style17" w:type="character">
    <w:name w:val="Kommentartext Zchn"/>
    <w:basedOn w:val="style15"/>
    <w:next w:val="style17"/>
    <w:rPr>
      <w:rFonts w:ascii="Vollkorn Regular" w:cs="Mangal" w:eastAsia="SimSun" w:hAnsi="Vollkorn Regular"/>
      <w:sz w:val="20"/>
      <w:szCs w:val="18"/>
      <w:lang w:bidi="hi-IN" w:eastAsia="zh-CN"/>
    </w:rPr>
  </w:style>
  <w:style w:styleId="style18" w:type="character">
    <w:name w:val="Kommentarthema Zchn"/>
    <w:basedOn w:val="style17"/>
    <w:next w:val="style18"/>
    <w:rPr>
      <w:rFonts w:ascii="Vollkorn Regular" w:cs="Mangal" w:eastAsia="SimSun" w:hAnsi="Vollkorn Regular"/>
      <w:b/>
      <w:bCs/>
      <w:sz w:val="20"/>
      <w:szCs w:val="18"/>
      <w:lang w:bidi="hi-IN" w:eastAsia="zh-CN"/>
    </w:rPr>
  </w:style>
  <w:style w:styleId="style19" w:type="character">
    <w:name w:val="Sprechblasentext Zchn"/>
    <w:basedOn w:val="style15"/>
    <w:next w:val="style19"/>
    <w:rPr>
      <w:rFonts w:ascii="Tahoma" w:cs="Mangal" w:eastAsia="SimSun" w:hAnsi="Tahoma"/>
      <w:sz w:val="16"/>
      <w:szCs w:val="14"/>
      <w:lang w:bidi="hi-IN" w:eastAsia="zh-CN"/>
    </w:rPr>
  </w:style>
  <w:style w:styleId="style20" w:type="paragraph">
    <w:name w:val="Überschrift"/>
    <w:basedOn w:val="style0"/>
    <w:next w:val="style21"/>
    <w:pPr>
      <w:keepNext/>
      <w:spacing w:after="120" w:before="240"/>
      <w:contextualSpacing w:val="false"/>
    </w:pPr>
    <w:rPr>
      <w:rFonts w:ascii="Arial" w:cs="Mangal" w:eastAsia="Microsoft YaHei" w:hAnsi="Arial"/>
      <w:sz w:val="28"/>
      <w:szCs w:val="28"/>
    </w:rPr>
  </w:style>
  <w:style w:styleId="style21" w:type="paragraph">
    <w:name w:val="Textkörper"/>
    <w:basedOn w:val="style0"/>
    <w:next w:val="style21"/>
    <w:pPr>
      <w:spacing w:after="120" w:before="0"/>
      <w:contextualSpacing w:val="false"/>
    </w:pPr>
    <w:rPr/>
  </w:style>
  <w:style w:styleId="style22" w:type="paragraph">
    <w:name w:val="Liste"/>
    <w:basedOn w:val="style21"/>
    <w:next w:val="style22"/>
    <w:pPr/>
    <w:rPr>
      <w:rFonts w:cs="Mangal"/>
    </w:rPr>
  </w:style>
  <w:style w:styleId="style23" w:type="paragraph">
    <w:name w:val="Beschriftung"/>
    <w:basedOn w:val="style0"/>
    <w:next w:val="style23"/>
    <w:pPr>
      <w:suppressLineNumbers/>
      <w:spacing w:after="120" w:before="120"/>
      <w:contextualSpacing w:val="false"/>
    </w:pPr>
    <w:rPr>
      <w:rFonts w:cs="Mangal"/>
      <w:i/>
      <w:iCs/>
      <w:sz w:val="24"/>
      <w:szCs w:val="24"/>
    </w:rPr>
  </w:style>
  <w:style w:styleId="style24" w:type="paragraph">
    <w:name w:val="Verzeichnis"/>
    <w:basedOn w:val="style0"/>
    <w:next w:val="style24"/>
    <w:pPr>
      <w:suppressLineNumbers/>
    </w:pPr>
    <w:rPr>
      <w:rFonts w:cs="Mangal"/>
    </w:rPr>
  </w:style>
  <w:style w:styleId="style25" w:type="paragraph">
    <w:name w:val="caption"/>
    <w:basedOn w:val="style0"/>
    <w:next w:val="style25"/>
    <w:pPr>
      <w:suppressLineNumbers/>
      <w:spacing w:after="120" w:before="120"/>
      <w:contextualSpacing w:val="false"/>
    </w:pPr>
    <w:rPr>
      <w:i/>
      <w:iCs/>
    </w:rPr>
  </w:style>
  <w:style w:styleId="style26" w:type="paragraph">
    <w:name w:val="Titel"/>
    <w:basedOn w:val="style20"/>
    <w:next w:val="style26"/>
    <w:pPr>
      <w:jc w:val="center"/>
    </w:pPr>
    <w:rPr>
      <w:rFonts w:ascii="Vollkorn Bold" w:hAnsi="Vollkorn Bold"/>
      <w:b/>
      <w:bCs/>
      <w:sz w:val="36"/>
      <w:szCs w:val="36"/>
    </w:rPr>
  </w:style>
  <w:style w:styleId="style27" w:type="paragraph">
    <w:name w:val="annotation text"/>
    <w:basedOn w:val="style0"/>
    <w:next w:val="style27"/>
    <w:pPr>
      <w:spacing w:line="100" w:lineRule="atLeast"/>
    </w:pPr>
    <w:rPr>
      <w:sz w:val="20"/>
      <w:szCs w:val="18"/>
    </w:rPr>
  </w:style>
  <w:style w:styleId="style28" w:type="paragraph">
    <w:name w:val="annotation subject"/>
    <w:basedOn w:val="style27"/>
    <w:next w:val="style28"/>
    <w:pPr/>
    <w:rPr>
      <w:b/>
      <w:bCs/>
    </w:rPr>
  </w:style>
  <w:style w:styleId="style29" w:type="paragraph">
    <w:name w:val="Balloon Text"/>
    <w:basedOn w:val="style0"/>
    <w:next w:val="style29"/>
    <w:pPr>
      <w:spacing w:after="0" w:before="0" w:line="100" w:lineRule="atLeast"/>
      <w:contextualSpacing w:val="false"/>
    </w:pPr>
    <w:rPr>
      <w:rFonts w:ascii="Tahoma" w:hAnsi="Tahoma"/>
      <w:sz w:val="16"/>
      <w:szCs w:val="1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LibreOffice/4.1.6.2$Windows_x86 LibreOffice_project/40ff705089295be5be0aae9b15123f687c05b0a</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2014-05-17T12:01:00Z</dcterms:created>
  <dc:creator>Schmidt</dc:creator>
  <cp:lastModifiedBy>Universitaet</cp:lastModifiedBy>
  <cp:lastPrinted>2014-05-20T14:15:29Z</cp:lastPrinted>
  <dcterms:modified xsi:type="dcterms:W3CDTF">2014-05-17T13:46:00Z</dcterms:modified>
  <cp:revision>9</cp:revision>
</cp:coreProperties>
</file>